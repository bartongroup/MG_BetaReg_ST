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40FD" w14:textId="4D9A246E" w:rsidR="00226C02" w:rsidRPr="001F3BA5" w:rsidRDefault="00226C02">
      <w:pPr>
        <w:rPr>
          <w:b/>
          <w:bCs/>
        </w:rPr>
      </w:pPr>
      <w:r w:rsidRPr="001F3BA5">
        <w:rPr>
          <w:b/>
          <w:bCs/>
        </w:rPr>
        <w:t>Spatial transcriptomic an</w:t>
      </w:r>
      <w:r w:rsidR="00527F06" w:rsidRPr="001F3BA5">
        <w:rPr>
          <w:b/>
          <w:bCs/>
        </w:rPr>
        <w:t xml:space="preserve">alysis of the </w:t>
      </w:r>
      <w:del w:id="0" w:author="Greg Jackson (PG Research)" w:date="2025-04-01T14:10:00Z" w16du:dateUtc="2025-04-01T13:10:00Z">
        <w:r w:rsidR="003F5E19" w:rsidRPr="001F3BA5" w:rsidDel="007638CB">
          <w:rPr>
            <w:b/>
            <w:bCs/>
          </w:rPr>
          <w:delText>early embryonic</w:delText>
        </w:r>
      </w:del>
      <w:ins w:id="1" w:author="Greg Jackson (PG Research)" w:date="2025-04-01T14:10:00Z" w16du:dateUtc="2025-04-01T13:10:00Z">
        <w:r w:rsidR="007638CB">
          <w:rPr>
            <w:b/>
            <w:bCs/>
          </w:rPr>
          <w:t>developing</w:t>
        </w:r>
      </w:ins>
      <w:r w:rsidR="003F5E19" w:rsidRPr="001F3BA5">
        <w:rPr>
          <w:b/>
          <w:bCs/>
        </w:rPr>
        <w:t xml:space="preserve"> </w:t>
      </w:r>
      <w:r w:rsidR="00527F06" w:rsidRPr="001F3BA5">
        <w:rPr>
          <w:b/>
          <w:bCs/>
        </w:rPr>
        <w:t xml:space="preserve">human pancreas </w:t>
      </w:r>
    </w:p>
    <w:p w14:paraId="1840F5E9" w14:textId="54357795" w:rsidR="003101E1" w:rsidRPr="001F3BA5" w:rsidRDefault="003101E1">
      <w:r w:rsidRPr="001F3BA5">
        <w:rPr>
          <w:b/>
          <w:bCs/>
        </w:rPr>
        <w:t>G.</w:t>
      </w:r>
      <w:r w:rsidR="00F35F7F">
        <w:rPr>
          <w:b/>
          <w:bCs/>
        </w:rPr>
        <w:t>D.</w:t>
      </w:r>
      <w:r w:rsidRPr="001F3BA5">
        <w:rPr>
          <w:b/>
          <w:bCs/>
        </w:rPr>
        <w:t xml:space="preserve"> Jackson</w:t>
      </w:r>
      <w:r w:rsidR="0034237E" w:rsidRPr="001F3BA5">
        <w:rPr>
          <w:vertAlign w:val="superscript"/>
        </w:rPr>
        <w:t>1</w:t>
      </w:r>
      <w:r w:rsidR="00AB2085" w:rsidRPr="001F3BA5">
        <w:t xml:space="preserve">, M. </w:t>
      </w:r>
      <w:r w:rsidR="009162DD" w:rsidRPr="001F3BA5">
        <w:t>Gierlinski</w:t>
      </w:r>
      <w:r w:rsidR="00E94BC4" w:rsidRPr="001F3BA5">
        <w:rPr>
          <w:vertAlign w:val="superscript"/>
        </w:rPr>
        <w:t>2</w:t>
      </w:r>
      <w:r w:rsidR="00E94BC4" w:rsidRPr="001F3BA5">
        <w:t>, J. Cantley</w:t>
      </w:r>
      <w:r w:rsidR="00E94BC4" w:rsidRPr="001F3BA5">
        <w:rPr>
          <w:vertAlign w:val="superscript"/>
        </w:rPr>
        <w:t>1</w:t>
      </w:r>
    </w:p>
    <w:p w14:paraId="5C7EED3B" w14:textId="683CF506" w:rsidR="00E94BC4" w:rsidRPr="001F3BA5" w:rsidRDefault="007054CD" w:rsidP="007054CD">
      <w:pPr>
        <w:rPr>
          <w:b/>
          <w:bCs/>
        </w:rPr>
      </w:pPr>
      <w:r w:rsidRPr="001F3BA5">
        <w:rPr>
          <w:vertAlign w:val="superscript"/>
        </w:rPr>
        <w:t>1</w:t>
      </w:r>
      <w:r w:rsidRPr="001F3BA5">
        <w:t>Division of Diabetes, Endocrinology and Reproductive Biology, School of Medicine, University of Dundee</w:t>
      </w:r>
      <w:r w:rsidR="0034790B" w:rsidRPr="001F3BA5">
        <w:t xml:space="preserve">, </w:t>
      </w:r>
      <w:r w:rsidR="0034790B" w:rsidRPr="001F3BA5">
        <w:rPr>
          <w:vertAlign w:val="superscript"/>
        </w:rPr>
        <w:t>2</w:t>
      </w:r>
      <w:del w:id="2" w:author="Marek Gierlinski (Staff)" w:date="2025-04-01T14:53:00Z" w16du:dateUtc="2025-04-01T13:53:00Z">
        <w:r w:rsidR="00AB25A8" w:rsidRPr="001F3BA5" w:rsidDel="0007178B">
          <w:delText>C</w:delText>
        </w:r>
      </w:del>
      <w:ins w:id="3" w:author="Marek Gierlinski (Staff)" w:date="2025-04-01T14:53:00Z" w16du:dateUtc="2025-04-01T13:53:00Z">
        <w:r w:rsidR="0007178B">
          <w:t>Data Analysis Group, C</w:t>
        </w:r>
      </w:ins>
      <w:r w:rsidR="00AB25A8" w:rsidRPr="001F3BA5">
        <w:t>omputational Biology, School of Life Sciences, University of Dundee, Dundee</w:t>
      </w:r>
      <w:r w:rsidR="000A4AA5" w:rsidRPr="001F3BA5">
        <w:t>, UK</w:t>
      </w:r>
    </w:p>
    <w:p w14:paraId="610C75C6" w14:textId="553774DE" w:rsidR="001044B1" w:rsidRPr="001F3BA5" w:rsidRDefault="001044B1">
      <w:pPr>
        <w:rPr>
          <w:b/>
          <w:bCs/>
        </w:rPr>
      </w:pPr>
      <w:r w:rsidRPr="001F3BA5">
        <w:rPr>
          <w:b/>
          <w:bCs/>
        </w:rPr>
        <w:t xml:space="preserve">Background and aims </w:t>
      </w:r>
    </w:p>
    <w:p w14:paraId="4CB89D17" w14:textId="1E2B0D7D" w:rsidR="001044B1" w:rsidRPr="001F3BA5" w:rsidRDefault="005B2687" w:rsidP="009D1800">
      <w:r w:rsidRPr="001F3BA5">
        <w:t xml:space="preserve">Deeper insights into human pancreatic development </w:t>
      </w:r>
      <w:r w:rsidR="00402C80" w:rsidRPr="001F3BA5">
        <w:t xml:space="preserve">have the potential to improve our understanding of beta cell formation, to </w:t>
      </w:r>
      <w:r w:rsidR="00B334E6" w:rsidRPr="001F3BA5">
        <w:t xml:space="preserve">enhance </w:t>
      </w:r>
      <w:r w:rsidR="00603EBE" w:rsidRPr="001F3BA5">
        <w:t xml:space="preserve">stem cell to </w:t>
      </w:r>
      <w:r w:rsidR="00402C80" w:rsidRPr="001F3BA5">
        <w:t>beta cell</w:t>
      </w:r>
      <w:r w:rsidR="00B334E6" w:rsidRPr="001F3BA5">
        <w:t xml:space="preserve"> differentiation</w:t>
      </w:r>
      <w:r w:rsidR="00402C80" w:rsidRPr="001F3BA5">
        <w:t xml:space="preserve"> </w:t>
      </w:r>
      <w:r w:rsidR="00603EBE" w:rsidRPr="001F3BA5">
        <w:t>protocols</w:t>
      </w:r>
      <w:r w:rsidR="00B334E6" w:rsidRPr="001F3BA5">
        <w:t xml:space="preserve">, </w:t>
      </w:r>
      <w:r w:rsidR="00AB3EC7" w:rsidRPr="001F3BA5">
        <w:t xml:space="preserve">and to </w:t>
      </w:r>
      <w:r w:rsidR="003E5FA3" w:rsidRPr="001F3BA5">
        <w:t xml:space="preserve">inform efforts to </w:t>
      </w:r>
      <w:r w:rsidR="00AB3EC7" w:rsidRPr="001F3BA5">
        <w:t>regenerat</w:t>
      </w:r>
      <w:r w:rsidR="003E5FA3" w:rsidRPr="001F3BA5">
        <w:t>e pancreatic beta cells</w:t>
      </w:r>
      <w:r w:rsidR="00AB3EC7" w:rsidRPr="001F3BA5">
        <w:t xml:space="preserve"> </w:t>
      </w:r>
      <w:r w:rsidR="00AB3EC7" w:rsidRPr="001F3BA5">
        <w:rPr>
          <w:i/>
          <w:iCs/>
        </w:rPr>
        <w:t>in vivo</w:t>
      </w:r>
      <w:r w:rsidR="00AB3EC7" w:rsidRPr="001F3BA5">
        <w:t xml:space="preserve">. </w:t>
      </w:r>
      <w:r w:rsidR="00C34F7F" w:rsidRPr="001F3BA5">
        <w:t>A</w:t>
      </w:r>
      <w:r w:rsidR="00821552" w:rsidRPr="001F3BA5">
        <w:t>dvances in spatial transcriptomic</w:t>
      </w:r>
      <w:r w:rsidR="006A4DCD" w:rsidRPr="001F3BA5">
        <w:t xml:space="preserve"> (STseq)</w:t>
      </w:r>
      <w:r w:rsidR="00821552" w:rsidRPr="001F3BA5">
        <w:t xml:space="preserve"> technolog</w:t>
      </w:r>
      <w:r w:rsidR="000E4380" w:rsidRPr="001F3BA5">
        <w:t>y</w:t>
      </w:r>
      <w:r w:rsidR="00FF12E8" w:rsidRPr="001F3BA5">
        <w:t xml:space="preserve"> </w:t>
      </w:r>
      <w:r w:rsidR="00BE2B40" w:rsidRPr="001F3BA5">
        <w:t xml:space="preserve">provided new </w:t>
      </w:r>
      <w:r w:rsidR="008F112F" w:rsidRPr="001F3BA5">
        <w:t>insights into</w:t>
      </w:r>
      <w:r w:rsidR="00A747A8" w:rsidRPr="001F3BA5">
        <w:t xml:space="preserve"> the </w:t>
      </w:r>
      <w:r w:rsidR="0074383B" w:rsidRPr="001F3BA5">
        <w:t xml:space="preserve">developing human </w:t>
      </w:r>
      <w:commentRangeStart w:id="4"/>
      <w:commentRangeStart w:id="5"/>
      <w:r w:rsidR="00373CF6" w:rsidRPr="001F3BA5">
        <w:t>pancreas</w:t>
      </w:r>
      <w:commentRangeEnd w:id="4"/>
      <w:r w:rsidR="00E648B1" w:rsidRPr="001F3BA5">
        <w:rPr>
          <w:rStyle w:val="CommentReference"/>
        </w:rPr>
        <w:commentReference w:id="4"/>
      </w:r>
      <w:commentRangeEnd w:id="5"/>
      <w:r w:rsidR="00C13EAF">
        <w:rPr>
          <w:rStyle w:val="CommentReference"/>
        </w:rPr>
        <w:commentReference w:id="5"/>
      </w:r>
      <w:r w:rsidR="00B633D4" w:rsidRPr="001F3BA5">
        <w:t xml:space="preserve"> from </w:t>
      </w:r>
      <w:r w:rsidR="003673F3" w:rsidRPr="001F3BA5">
        <w:t>12</w:t>
      </w:r>
      <w:r w:rsidR="00B633D4" w:rsidRPr="001F3BA5">
        <w:t>+</w:t>
      </w:r>
      <w:r w:rsidR="0074383B" w:rsidRPr="001F3BA5">
        <w:t xml:space="preserve"> weeks post-conception (PCW)</w:t>
      </w:r>
      <w:r w:rsidR="006A4DCD" w:rsidRPr="001F3BA5">
        <w:t xml:space="preserve">, </w:t>
      </w:r>
      <w:r w:rsidR="009C2879" w:rsidRPr="001F3BA5">
        <w:t>although have not achieved cell</w:t>
      </w:r>
      <w:r w:rsidR="00B633D4" w:rsidRPr="001F3BA5">
        <w:t xml:space="preserve">-level resolution. </w:t>
      </w:r>
      <w:r w:rsidR="00E648B1" w:rsidRPr="001F3BA5">
        <w:t xml:space="preserve">In this </w:t>
      </w:r>
      <w:r w:rsidR="006A4DCD" w:rsidRPr="001F3BA5">
        <w:t xml:space="preserve">present </w:t>
      </w:r>
      <w:r w:rsidR="00E648B1" w:rsidRPr="001F3BA5">
        <w:t xml:space="preserve">study we </w:t>
      </w:r>
      <w:del w:id="6" w:author="Greg Jackson (PG Research)" w:date="2025-04-01T14:04:00Z" w16du:dateUtc="2025-04-01T13:04:00Z">
        <w:r w:rsidR="00E648B1" w:rsidRPr="001F3BA5" w:rsidDel="00D734C1">
          <w:delText xml:space="preserve">sought to </w:delText>
        </w:r>
      </w:del>
      <w:r w:rsidR="00130AF7" w:rsidRPr="001F3BA5">
        <w:t>apply transcriptome</w:t>
      </w:r>
      <w:r w:rsidR="00B4301F" w:rsidRPr="001F3BA5">
        <w:t>-</w:t>
      </w:r>
      <w:r w:rsidR="00130AF7" w:rsidRPr="001F3BA5">
        <w:t>wide</w:t>
      </w:r>
      <w:r w:rsidR="00DE7B83" w:rsidRPr="001F3BA5">
        <w:t>,</w:t>
      </w:r>
      <w:r w:rsidR="00130AF7" w:rsidRPr="001F3BA5">
        <w:t xml:space="preserve"> cell-level</w:t>
      </w:r>
      <w:r w:rsidR="006A4DCD" w:rsidRPr="001F3BA5">
        <w:t>-</w:t>
      </w:r>
      <w:r w:rsidR="00130AF7" w:rsidRPr="001F3BA5">
        <w:t xml:space="preserve">resolution </w:t>
      </w:r>
      <w:r w:rsidR="00E175FA" w:rsidRPr="001F3BA5">
        <w:t xml:space="preserve">STseq </w:t>
      </w:r>
      <w:r w:rsidR="00B4301F" w:rsidRPr="001F3BA5">
        <w:t xml:space="preserve">to the developing human pancreas at </w:t>
      </w:r>
      <w:r w:rsidR="001A4658" w:rsidRPr="001F3BA5">
        <w:t>8PC</w:t>
      </w:r>
      <w:r w:rsidR="00DE7B83" w:rsidRPr="001F3BA5">
        <w:t>W</w:t>
      </w:r>
      <w:r w:rsidR="00F07AAB" w:rsidRPr="001F3BA5">
        <w:t xml:space="preserve">, </w:t>
      </w:r>
      <w:r w:rsidR="00B4301F" w:rsidRPr="001F3BA5">
        <w:t xml:space="preserve">a timepoint </w:t>
      </w:r>
      <w:r w:rsidR="002239C7" w:rsidRPr="001F3BA5">
        <w:t>characterise</w:t>
      </w:r>
      <w:r w:rsidR="00DE7B83" w:rsidRPr="001F3BA5">
        <w:t>d</w:t>
      </w:r>
      <w:r w:rsidR="002239C7" w:rsidRPr="001F3BA5">
        <w:t xml:space="preserve"> by </w:t>
      </w:r>
      <w:r w:rsidR="00F07AAB" w:rsidRPr="001F3BA5">
        <w:t>high endocrine progenitor activity</w:t>
      </w:r>
      <w:r w:rsidR="00B4301F" w:rsidRPr="001F3BA5">
        <w:t xml:space="preserve"> and </w:t>
      </w:r>
      <w:r w:rsidR="00930209" w:rsidRPr="001F3BA5">
        <w:t>beta cell differentiation</w:t>
      </w:r>
      <w:r w:rsidR="00F07AAB" w:rsidRPr="001F3BA5">
        <w:t xml:space="preserve">. </w:t>
      </w:r>
    </w:p>
    <w:p w14:paraId="7CF03DCA" w14:textId="6E7E755B" w:rsidR="001044B1" w:rsidRPr="001F3BA5" w:rsidRDefault="001044B1">
      <w:pPr>
        <w:rPr>
          <w:b/>
          <w:bCs/>
        </w:rPr>
      </w:pPr>
      <w:r w:rsidRPr="001F3BA5">
        <w:rPr>
          <w:b/>
          <w:bCs/>
        </w:rPr>
        <w:t xml:space="preserve">Materials and methods </w:t>
      </w:r>
    </w:p>
    <w:p w14:paraId="0A51AC3E" w14:textId="63F6EFAF" w:rsidR="001044B1" w:rsidRPr="001F3BA5" w:rsidRDefault="0031151B">
      <w:r w:rsidRPr="001F3BA5">
        <w:t xml:space="preserve">Through </w:t>
      </w:r>
      <w:r w:rsidR="00A470F8" w:rsidRPr="001F3BA5">
        <w:t>the MRC/</w:t>
      </w:r>
      <w:proofErr w:type="spellStart"/>
      <w:r w:rsidR="00A470F8" w:rsidRPr="001F3BA5">
        <w:t>Wellcome</w:t>
      </w:r>
      <w:proofErr w:type="spellEnd"/>
      <w:r w:rsidR="00A470F8" w:rsidRPr="001F3BA5">
        <w:t xml:space="preserve"> Trust Human Developmental Biology Resource (project 200730) w</w:t>
      </w:r>
      <w:r w:rsidR="001044B1" w:rsidRPr="001F3BA5">
        <w:t xml:space="preserve">e </w:t>
      </w:r>
      <w:r w:rsidR="002741E1" w:rsidRPr="001F3BA5">
        <w:t>obtained</w:t>
      </w:r>
      <w:r w:rsidR="004E6FFF" w:rsidRPr="001F3BA5">
        <w:t xml:space="preserve"> </w:t>
      </w:r>
      <w:r w:rsidR="00CD79DD" w:rsidRPr="001F3BA5">
        <w:t xml:space="preserve">8PCW </w:t>
      </w:r>
      <w:r w:rsidR="009C2879" w:rsidRPr="001F3BA5">
        <w:t xml:space="preserve">human </w:t>
      </w:r>
      <w:r w:rsidR="00CD79DD" w:rsidRPr="001F3BA5">
        <w:t xml:space="preserve">embryonic pancreatic </w:t>
      </w:r>
      <w:r w:rsidR="002741E1" w:rsidRPr="001F3BA5">
        <w:t xml:space="preserve">tissue </w:t>
      </w:r>
      <w:r w:rsidR="00E737C0" w:rsidRPr="001F3BA5">
        <w:t>from 6</w:t>
      </w:r>
      <w:r w:rsidR="00A020E3" w:rsidRPr="001F3BA5">
        <w:t xml:space="preserve"> </w:t>
      </w:r>
      <w:r w:rsidR="00CD79DD" w:rsidRPr="001F3BA5">
        <w:t>donors</w:t>
      </w:r>
      <w:r w:rsidR="002741E1" w:rsidRPr="001F3BA5">
        <w:t xml:space="preserve">. </w:t>
      </w:r>
      <w:r w:rsidR="009C2879" w:rsidRPr="001F3BA5">
        <w:t>I</w:t>
      </w:r>
      <w:r w:rsidR="002741E1" w:rsidRPr="001F3BA5">
        <w:t xml:space="preserve">mmunofluorescent </w:t>
      </w:r>
      <w:r w:rsidR="004E6FFF" w:rsidRPr="001F3BA5">
        <w:t xml:space="preserve">(IF) </w:t>
      </w:r>
      <w:r w:rsidR="002741E1" w:rsidRPr="001F3BA5">
        <w:t xml:space="preserve">staining </w:t>
      </w:r>
      <w:r w:rsidR="002D6B3A" w:rsidRPr="001F3BA5">
        <w:t xml:space="preserve">for </w:t>
      </w:r>
      <w:commentRangeStart w:id="7"/>
      <w:r w:rsidR="00E737C0" w:rsidRPr="001F3BA5">
        <w:t>NKX6</w:t>
      </w:r>
      <w:ins w:id="8" w:author="Marek Gierlinski (Staff)" w:date="2025-04-01T14:50:00Z" w16du:dateUtc="2025-04-01T13:50:00Z">
        <w:r w:rsidR="0007178B">
          <w:t>-</w:t>
        </w:r>
      </w:ins>
      <w:del w:id="9" w:author="Marek Gierlinski (Staff)" w:date="2025-04-01T14:50:00Z" w16du:dateUtc="2025-04-01T13:50:00Z">
        <w:r w:rsidR="00E737C0" w:rsidRPr="001F3BA5" w:rsidDel="0007178B">
          <w:delText>.</w:delText>
        </w:r>
      </w:del>
      <w:r w:rsidR="00E737C0" w:rsidRPr="001F3BA5">
        <w:t>1</w:t>
      </w:r>
      <w:commentRangeEnd w:id="7"/>
      <w:r w:rsidR="0025581E">
        <w:rPr>
          <w:rStyle w:val="CommentReference"/>
        </w:rPr>
        <w:commentReference w:id="7"/>
      </w:r>
      <w:r w:rsidR="00E737C0" w:rsidRPr="001F3BA5">
        <w:t xml:space="preserve"> and </w:t>
      </w:r>
      <w:r w:rsidR="00A470F8" w:rsidRPr="001F3BA5">
        <w:t>i</w:t>
      </w:r>
      <w:r w:rsidR="002D6B3A" w:rsidRPr="001F3BA5">
        <w:t xml:space="preserve">nsulin </w:t>
      </w:r>
      <w:r w:rsidR="009C2879" w:rsidRPr="001F3BA5">
        <w:t xml:space="preserve">identified </w:t>
      </w:r>
      <w:r w:rsidR="002D6B3A" w:rsidRPr="001F3BA5">
        <w:t xml:space="preserve">intact </w:t>
      </w:r>
      <w:r w:rsidR="0031031E" w:rsidRPr="001F3BA5">
        <w:t xml:space="preserve">embryonic pancreatic </w:t>
      </w:r>
      <w:r w:rsidR="009C2879" w:rsidRPr="001F3BA5">
        <w:t>sections</w:t>
      </w:r>
      <w:r w:rsidR="00E737C0" w:rsidRPr="001F3BA5">
        <w:t xml:space="preserve">. </w:t>
      </w:r>
      <w:r w:rsidR="00A85A73" w:rsidRPr="001F3BA5">
        <w:t xml:space="preserve">STseq </w:t>
      </w:r>
      <w:r w:rsidR="004525D6" w:rsidRPr="001F3BA5">
        <w:t xml:space="preserve">of </w:t>
      </w:r>
      <w:r w:rsidR="00373CBC" w:rsidRPr="001F3BA5">
        <w:t xml:space="preserve">two </w:t>
      </w:r>
      <w:r w:rsidR="00E737C0" w:rsidRPr="001F3BA5">
        <w:t>pancreata</w:t>
      </w:r>
      <w:r w:rsidR="00011677" w:rsidRPr="001F3BA5">
        <w:t xml:space="preserve"> using </w:t>
      </w:r>
      <w:r w:rsidR="00A75526" w:rsidRPr="001F3BA5">
        <w:t xml:space="preserve">the </w:t>
      </w:r>
      <w:r w:rsidR="00011677" w:rsidRPr="001F3BA5">
        <w:t xml:space="preserve">10x Genomics </w:t>
      </w:r>
      <w:r w:rsidR="002454DD" w:rsidRPr="001F3BA5">
        <w:t>Visium HD workflow</w:t>
      </w:r>
      <w:ins w:id="10" w:author="James Cantley (Staff)" w:date="2025-03-29T10:44:00Z" w16du:dateUtc="2025-03-29T10:44:00Z">
        <w:r w:rsidR="00C3725B" w:rsidRPr="001F3BA5">
          <w:t xml:space="preserve"> </w:t>
        </w:r>
        <w:del w:id="11" w:author="Greg Jackson (PG Research)" w:date="2025-04-01T14:07:00Z" w16du:dateUtc="2025-04-01T13:07:00Z">
          <w:r w:rsidR="00C3725B" w:rsidRPr="001F3BA5" w:rsidDel="00C84F7E">
            <w:delText>(2µm</w:delText>
          </w:r>
          <w:r w:rsidR="00C3725B" w:rsidRPr="001F3BA5" w:rsidDel="00C84F7E">
            <w:rPr>
              <w:vertAlign w:val="superscript"/>
            </w:rPr>
            <w:delText>2</w:delText>
          </w:r>
          <w:r w:rsidR="00C3725B" w:rsidRPr="001F3BA5" w:rsidDel="00C84F7E">
            <w:delText xml:space="preserve"> </w:delText>
          </w:r>
        </w:del>
      </w:ins>
      <w:ins w:id="12" w:author="James Cantley (Staff)" w:date="2025-03-29T10:45:00Z" w16du:dateUtc="2025-03-29T10:45:00Z">
        <w:del w:id="13" w:author="Greg Jackson (PG Research)" w:date="2025-04-01T14:07:00Z" w16du:dateUtc="2025-04-01T13:07:00Z">
          <w:r w:rsidR="00057B35" w:rsidRPr="001F3BA5" w:rsidDel="00C84F7E">
            <w:delText>resolution</w:delText>
          </w:r>
        </w:del>
      </w:ins>
      <w:ins w:id="14" w:author="James Cantley (Staff)" w:date="2025-03-29T10:46:00Z" w16du:dateUtc="2025-03-29T10:46:00Z">
        <w:del w:id="15" w:author="Greg Jackson (PG Research)" w:date="2025-04-01T14:07:00Z" w16du:dateUtc="2025-04-01T13:07:00Z">
          <w:r w:rsidR="00FE1E45" w:rsidRPr="001F3BA5" w:rsidDel="00C84F7E">
            <w:delText xml:space="preserve"> capture arrays) </w:delText>
          </w:r>
        </w:del>
      </w:ins>
      <w:ins w:id="16" w:author="James Cantley (Staff)" w:date="2025-03-29T14:40:00Z" w16du:dateUtc="2025-03-29T14:40:00Z">
        <w:r w:rsidR="004525D6" w:rsidRPr="001F3BA5">
          <w:t xml:space="preserve">enabled </w:t>
        </w:r>
      </w:ins>
      <w:r w:rsidR="00E737C0" w:rsidRPr="001F3BA5">
        <w:t>analys</w:t>
      </w:r>
      <w:r w:rsidR="003923F8" w:rsidRPr="001F3BA5">
        <w:t>is</w:t>
      </w:r>
      <w:r w:rsidR="00E737C0" w:rsidRPr="001F3BA5">
        <w:t xml:space="preserve"> </w:t>
      </w:r>
      <w:r w:rsidR="003923F8" w:rsidRPr="001F3BA5">
        <w:t xml:space="preserve">of </w:t>
      </w:r>
      <w:r w:rsidR="00FB12AE" w:rsidRPr="001F3BA5">
        <w:t>&gt; 31,000</w:t>
      </w:r>
      <w:r w:rsidR="003923F8" w:rsidRPr="001F3BA5">
        <w:t xml:space="preserve"> </w:t>
      </w:r>
      <w:r w:rsidR="00FB12AE" w:rsidRPr="001F3BA5">
        <w:t xml:space="preserve">8 µm bins per tissue </w:t>
      </w:r>
      <w:r w:rsidR="00E737C0" w:rsidRPr="001F3BA5">
        <w:t xml:space="preserve">using </w:t>
      </w:r>
      <w:r w:rsidR="003923F8" w:rsidRPr="001F3BA5">
        <w:t xml:space="preserve">10X </w:t>
      </w:r>
      <w:r w:rsidR="00E737C0" w:rsidRPr="001F3BA5">
        <w:t xml:space="preserve">Loupe </w:t>
      </w:r>
      <w:r w:rsidR="00C51DFE" w:rsidRPr="001F3BA5">
        <w:t>B</w:t>
      </w:r>
      <w:r w:rsidR="00E737C0" w:rsidRPr="001F3BA5">
        <w:t>rowser</w:t>
      </w:r>
      <w:ins w:id="17" w:author="Greg Jackson (PG Research)" w:date="2025-04-01T13:40:00Z" w16du:dateUtc="2025-04-01T12:40:00Z">
        <w:r w:rsidR="00D050DD">
          <w:t xml:space="preserve"> and visualisation of transcriptomic clusters</w:t>
        </w:r>
      </w:ins>
      <w:r w:rsidR="00E737C0" w:rsidRPr="001F3BA5">
        <w:t>.</w:t>
      </w:r>
      <w:r w:rsidR="00C02DE9" w:rsidRPr="001F3BA5">
        <w:t xml:space="preserve"> </w:t>
      </w:r>
      <w:del w:id="18" w:author="Greg Jackson (PG Research)" w:date="2025-04-01T13:41:00Z" w16du:dateUtc="2025-04-01T12:41:00Z">
        <w:r w:rsidR="004E4ABC" w:rsidRPr="00B97FD4" w:rsidDel="00D700A3">
          <w:rPr>
            <w:highlight w:val="yellow"/>
            <w:rPrChange w:id="19" w:author="Greg Jackson (PG Research)" w:date="2025-04-01T12:18:00Z" w16du:dateUtc="2025-04-01T11:18:00Z">
              <w:rPr/>
            </w:rPrChange>
          </w:rPr>
          <w:delText xml:space="preserve">Uniform Manifold Approximation and Projection (UMAP) </w:delText>
        </w:r>
        <w:r w:rsidR="00561209" w:rsidRPr="00B97FD4" w:rsidDel="00D700A3">
          <w:rPr>
            <w:highlight w:val="yellow"/>
            <w:rPrChange w:id="20" w:author="Greg Jackson (PG Research)" w:date="2025-04-01T12:18:00Z" w16du:dateUtc="2025-04-01T11:18:00Z">
              <w:rPr/>
            </w:rPrChange>
          </w:rPr>
          <w:delText xml:space="preserve">enabled </w:delText>
        </w:r>
        <w:r w:rsidR="004E4ABC" w:rsidRPr="00B97FD4" w:rsidDel="00D700A3">
          <w:rPr>
            <w:highlight w:val="yellow"/>
            <w:rPrChange w:id="21" w:author="Greg Jackson (PG Research)" w:date="2025-04-01T12:18:00Z" w16du:dateUtc="2025-04-01T11:18:00Z">
              <w:rPr/>
            </w:rPrChange>
          </w:rPr>
          <w:delText>visualis</w:delText>
        </w:r>
        <w:r w:rsidR="00561209" w:rsidRPr="00B97FD4" w:rsidDel="00D700A3">
          <w:rPr>
            <w:highlight w:val="yellow"/>
            <w:rPrChange w:id="22" w:author="Greg Jackson (PG Research)" w:date="2025-04-01T12:18:00Z" w16du:dateUtc="2025-04-01T11:18:00Z">
              <w:rPr/>
            </w:rPrChange>
          </w:rPr>
          <w:delText>ation of</w:delText>
        </w:r>
        <w:r w:rsidR="004E4ABC" w:rsidRPr="00B97FD4" w:rsidDel="00D700A3">
          <w:rPr>
            <w:highlight w:val="yellow"/>
            <w:rPrChange w:id="23" w:author="Greg Jackson (PG Research)" w:date="2025-04-01T12:18:00Z" w16du:dateUtc="2025-04-01T11:18:00Z">
              <w:rPr/>
            </w:rPrChange>
          </w:rPr>
          <w:delText xml:space="preserve"> </w:delText>
        </w:r>
        <w:r w:rsidR="00F20128" w:rsidRPr="00B97FD4" w:rsidDel="00D700A3">
          <w:rPr>
            <w:highlight w:val="yellow"/>
            <w:rPrChange w:id="24" w:author="Greg Jackson (PG Research)" w:date="2025-04-01T12:18:00Z" w16du:dateUtc="2025-04-01T11:18:00Z">
              <w:rPr/>
            </w:rPrChange>
          </w:rPr>
          <w:delText>transcriptomic</w:delText>
        </w:r>
        <w:r w:rsidR="00FE79CB" w:rsidRPr="00B97FD4" w:rsidDel="00D700A3">
          <w:rPr>
            <w:highlight w:val="yellow"/>
            <w:rPrChange w:id="25" w:author="Greg Jackson (PG Research)" w:date="2025-04-01T12:18:00Z" w16du:dateUtc="2025-04-01T11:18:00Z">
              <w:rPr/>
            </w:rPrChange>
          </w:rPr>
          <w:delText xml:space="preserve"> </w:delText>
        </w:r>
        <w:r w:rsidR="004E4ABC" w:rsidRPr="00B97FD4" w:rsidDel="00D700A3">
          <w:rPr>
            <w:highlight w:val="yellow"/>
            <w:rPrChange w:id="26" w:author="Greg Jackson (PG Research)" w:date="2025-04-01T12:18:00Z" w16du:dateUtc="2025-04-01T11:18:00Z">
              <w:rPr/>
            </w:rPrChange>
          </w:rPr>
          <w:delText>clusters</w:delText>
        </w:r>
        <w:r w:rsidR="00561209" w:rsidRPr="00B97FD4" w:rsidDel="00D700A3">
          <w:rPr>
            <w:highlight w:val="yellow"/>
            <w:rPrChange w:id="27" w:author="Greg Jackson (PG Research)" w:date="2025-04-01T12:18:00Z" w16du:dateUtc="2025-04-01T11:18:00Z">
              <w:rPr/>
            </w:rPrChange>
          </w:rPr>
          <w:delText xml:space="preserve"> with </w:delText>
        </w:r>
        <w:r w:rsidR="00FA3CB1" w:rsidRPr="00B97FD4" w:rsidDel="00D700A3">
          <w:rPr>
            <w:highlight w:val="yellow"/>
            <w:rPrChange w:id="28" w:author="Greg Jackson (PG Research)" w:date="2025-04-01T12:18:00Z" w16du:dateUtc="2025-04-01T11:18:00Z">
              <w:rPr/>
            </w:rPrChange>
          </w:rPr>
          <w:delText>anatomical location and differential expression of marker</w:delText>
        </w:r>
        <w:r w:rsidR="003C413B" w:rsidRPr="00B97FD4" w:rsidDel="00D700A3">
          <w:rPr>
            <w:highlight w:val="yellow"/>
            <w:rPrChange w:id="29" w:author="Greg Jackson (PG Research)" w:date="2025-04-01T12:18:00Z" w16du:dateUtc="2025-04-01T11:18:00Z">
              <w:rPr/>
            </w:rPrChange>
          </w:rPr>
          <w:delText xml:space="preserve"> genes</w:delText>
        </w:r>
        <w:r w:rsidR="00FA3CB1" w:rsidRPr="00B97FD4" w:rsidDel="00D700A3">
          <w:rPr>
            <w:highlight w:val="yellow"/>
            <w:rPrChange w:id="30" w:author="Greg Jackson (PG Research)" w:date="2025-04-01T12:18:00Z" w16du:dateUtc="2025-04-01T11:18:00Z">
              <w:rPr/>
            </w:rPrChange>
          </w:rPr>
          <w:delText>.</w:delText>
        </w:r>
      </w:del>
    </w:p>
    <w:p w14:paraId="56B13AD9" w14:textId="77777777" w:rsidR="001044B1" w:rsidRPr="001F3BA5" w:rsidRDefault="001044B1">
      <w:pPr>
        <w:rPr>
          <w:b/>
          <w:bCs/>
        </w:rPr>
      </w:pPr>
      <w:r w:rsidRPr="001F3BA5">
        <w:rPr>
          <w:b/>
          <w:bCs/>
        </w:rPr>
        <w:t xml:space="preserve">Results </w:t>
      </w:r>
    </w:p>
    <w:p w14:paraId="5AD2F160" w14:textId="31FD8FA5" w:rsidR="004647CA" w:rsidRPr="001F3BA5" w:rsidRDefault="003923F8">
      <w:r w:rsidRPr="001F3BA5">
        <w:t>STseq</w:t>
      </w:r>
      <w:r w:rsidR="00814B4E" w:rsidRPr="001F3BA5">
        <w:t xml:space="preserve"> </w:t>
      </w:r>
      <w:r w:rsidR="001F2CE6" w:rsidRPr="001F3BA5">
        <w:t>w</w:t>
      </w:r>
      <w:r w:rsidR="00206940" w:rsidRPr="001F3BA5">
        <w:t>as</w:t>
      </w:r>
      <w:r w:rsidR="001F2CE6" w:rsidRPr="001F3BA5">
        <w:t xml:space="preserve"> completed </w:t>
      </w:r>
      <w:r w:rsidR="00683014" w:rsidRPr="001F3BA5">
        <w:t xml:space="preserve">at a sequencing depth of </w:t>
      </w:r>
      <w:r w:rsidR="00683A57" w:rsidRPr="001F3BA5">
        <w:t>71,</w:t>
      </w:r>
      <w:r w:rsidR="00963072" w:rsidRPr="001F3BA5">
        <w:t>224</w:t>
      </w:r>
      <w:r w:rsidR="00AE7CDE" w:rsidRPr="001F3BA5">
        <w:t xml:space="preserve"> reads/mm</w:t>
      </w:r>
      <w:r w:rsidR="00AE7CDE" w:rsidRPr="001F3BA5">
        <w:rPr>
          <w:vertAlign w:val="superscript"/>
        </w:rPr>
        <w:t>2</w:t>
      </w:r>
      <w:r w:rsidR="00081F33" w:rsidRPr="001F3BA5">
        <w:t xml:space="preserve"> </w:t>
      </w:r>
      <w:r w:rsidR="00683014" w:rsidRPr="001F3BA5">
        <w:t xml:space="preserve">for sample 1 </w:t>
      </w:r>
      <w:r w:rsidR="00963072" w:rsidRPr="001F3BA5">
        <w:t>and 44,205 reads/mm</w:t>
      </w:r>
      <w:r w:rsidR="00963072" w:rsidRPr="001F3BA5">
        <w:rPr>
          <w:vertAlign w:val="superscript"/>
        </w:rPr>
        <w:t>2</w:t>
      </w:r>
      <w:r w:rsidR="00683014" w:rsidRPr="001F3BA5">
        <w:t xml:space="preserve"> for sample 2</w:t>
      </w:r>
      <w:r w:rsidR="00963072" w:rsidRPr="001F3BA5">
        <w:t xml:space="preserve">. </w:t>
      </w:r>
      <w:r w:rsidR="00683014" w:rsidRPr="001F3BA5">
        <w:t xml:space="preserve">This resulted in &gt;12,960 genes </w:t>
      </w:r>
      <w:r w:rsidR="00EF3A84" w:rsidRPr="001F3BA5">
        <w:t xml:space="preserve">detected </w:t>
      </w:r>
      <w:r w:rsidR="00683014" w:rsidRPr="001F3BA5">
        <w:t>per sample</w:t>
      </w:r>
      <w:r w:rsidR="00736C19" w:rsidRPr="001F3BA5">
        <w:t>.</w:t>
      </w:r>
      <w:r w:rsidR="00683014" w:rsidRPr="001F3BA5">
        <w:t xml:space="preserve"> </w:t>
      </w:r>
      <w:r w:rsidR="00963072" w:rsidRPr="001F3BA5">
        <w:t>U</w:t>
      </w:r>
      <w:r w:rsidR="00E965F4" w:rsidRPr="001F3BA5">
        <w:t xml:space="preserve">nsupervised clustering </w:t>
      </w:r>
      <w:r w:rsidR="00294412" w:rsidRPr="001F3BA5">
        <w:t>of the data</w:t>
      </w:r>
      <w:r w:rsidR="00736C19" w:rsidRPr="001F3BA5">
        <w:t xml:space="preserve"> </w:t>
      </w:r>
      <w:r w:rsidR="009726CC" w:rsidRPr="001F3BA5">
        <w:t xml:space="preserve">revealed </w:t>
      </w:r>
      <w:r w:rsidR="001011E4" w:rsidRPr="001F3BA5">
        <w:t xml:space="preserve">a cluster </w:t>
      </w:r>
      <w:r w:rsidR="004647CA" w:rsidRPr="001F3BA5">
        <w:t xml:space="preserve">with </w:t>
      </w:r>
      <w:r w:rsidR="00B97FD4" w:rsidRPr="001F3BA5">
        <w:t>highly upregulated</w:t>
      </w:r>
      <w:r w:rsidR="004647CA" w:rsidRPr="001F3BA5">
        <w:t xml:space="preserve"> expression of pancreatic endocrine markers </w:t>
      </w:r>
      <w:commentRangeStart w:id="31"/>
      <w:r w:rsidR="004647CA" w:rsidRPr="001F3BA5">
        <w:t>INS</w:t>
      </w:r>
      <w:del w:id="32" w:author="Marek Gierlinski (Staff)" w:date="2025-04-01T14:45:00Z" w16du:dateUtc="2025-04-01T13:45:00Z">
        <w:r w:rsidR="00313A1C" w:rsidRPr="001F3BA5" w:rsidDel="000019E1">
          <w:delText xml:space="preserve"> </w:delText>
        </w:r>
      </w:del>
      <w:ins w:id="33" w:author="Marek Gierlinski (Staff)" w:date="2025-04-01T14:45:00Z" w16du:dateUtc="2025-04-01T13:45:00Z">
        <w:r w:rsidR="000019E1">
          <w:t>,</w:t>
        </w:r>
      </w:ins>
      <w:del w:id="34" w:author="Marek Gierlinski (Staff)" w:date="2025-04-01T14:45:00Z" w16du:dateUtc="2025-04-01T13:45:00Z">
        <w:r w:rsidR="00313A1C" w:rsidRPr="001F3BA5" w:rsidDel="000019E1">
          <w:delText>(</w:delText>
        </w:r>
      </w:del>
      <w:del w:id="35" w:author="Marek Gierlinski (Staff)" w:date="2025-04-01T14:44:00Z" w16du:dateUtc="2025-04-01T13:44:00Z">
        <w:r w:rsidR="00313A1C" w:rsidRPr="001F3BA5" w:rsidDel="000019E1">
          <w:delText>p=2.60e-127</w:delText>
        </w:r>
      </w:del>
      <w:del w:id="36" w:author="Marek Gierlinski (Staff)" w:date="2025-04-01T14:45:00Z" w16du:dateUtc="2025-04-01T13:45:00Z">
        <w:r w:rsidR="00313A1C" w:rsidRPr="001F3BA5" w:rsidDel="000019E1">
          <w:delText>)</w:delText>
        </w:r>
        <w:r w:rsidR="004647CA" w:rsidRPr="001F3BA5" w:rsidDel="000019E1">
          <w:delText>,</w:delText>
        </w:r>
      </w:del>
      <w:r w:rsidR="004647CA" w:rsidRPr="001F3BA5">
        <w:t xml:space="preserve"> GCG</w:t>
      </w:r>
      <w:del w:id="37" w:author="Marek Gierlinski (Staff)" w:date="2025-04-01T14:45:00Z" w16du:dateUtc="2025-04-01T13:45:00Z">
        <w:r w:rsidR="00313A1C" w:rsidRPr="001F3BA5" w:rsidDel="000019E1">
          <w:delText xml:space="preserve"> (</w:delText>
        </w:r>
      </w:del>
      <m:oMath>
        <m:r>
          <w:del w:id="38" w:author="Marek Gierlinski (Staff)" w:date="2025-04-01T14:44:00Z" w16du:dateUtc="2025-04-01T13:44:00Z">
            <m:rPr>
              <m:sty m:val="p"/>
            </m:rPr>
            <w:rPr>
              <w:rFonts w:ascii="Cambria Math" w:hAnsi="Cambria Math"/>
            </w:rPr>
            <m:t>p=2.11e-52</m:t>
          </w:del>
        </m:r>
      </m:oMath>
      <w:del w:id="39" w:author="Marek Gierlinski (Staff)" w:date="2025-04-01T14:45:00Z" w16du:dateUtc="2025-04-01T13:45:00Z">
        <w:r w:rsidR="00313A1C" w:rsidRPr="001F3BA5" w:rsidDel="000019E1">
          <w:delText>)</w:delText>
        </w:r>
      </w:del>
      <w:r w:rsidR="004647CA" w:rsidRPr="001F3BA5">
        <w:t>, SST</w:t>
      </w:r>
      <w:del w:id="40" w:author="Marek Gierlinski (Staff)" w:date="2025-04-01T14:45:00Z" w16du:dateUtc="2025-04-01T13:45:00Z">
        <w:r w:rsidR="00313A1C" w:rsidRPr="001F3BA5" w:rsidDel="000019E1">
          <w:delText xml:space="preserve"> (</w:delText>
        </w:r>
      </w:del>
      <m:oMath>
        <m:r>
          <w:del w:id="41" w:author="Marek Gierlinski (Staff)" w:date="2025-04-01T14:44:00Z" w16du:dateUtc="2025-04-01T13:44:00Z">
            <m:rPr>
              <m:sty m:val="p"/>
            </m:rPr>
            <w:rPr>
              <w:rFonts w:ascii="Cambria Math" w:hAnsi="Cambria Math"/>
            </w:rPr>
            <m:t>p=1.57e-32</m:t>
          </w:del>
        </m:r>
      </m:oMath>
      <w:del w:id="42" w:author="Marek Gierlinski (Staff)" w:date="2025-04-01T14:45:00Z" w16du:dateUtc="2025-04-01T13:45:00Z">
        <w:r w:rsidR="00313A1C" w:rsidRPr="001F3BA5" w:rsidDel="000019E1">
          <w:delText>)</w:delText>
        </w:r>
      </w:del>
      <w:r w:rsidR="00313A1C" w:rsidRPr="001F3BA5">
        <w:t xml:space="preserve"> </w:t>
      </w:r>
      <w:r w:rsidR="004647CA" w:rsidRPr="001F3BA5">
        <w:t>and GHRL</w:t>
      </w:r>
      <w:del w:id="43" w:author="Marek Gierlinski (Staff)" w:date="2025-04-01T14:45:00Z" w16du:dateUtc="2025-04-01T13:45:00Z">
        <w:r w:rsidR="004647CA" w:rsidRPr="001F3BA5" w:rsidDel="000019E1">
          <w:delText xml:space="preserve"> (p</w:delText>
        </w:r>
        <w:r w:rsidR="00313A1C" w:rsidRPr="001F3BA5" w:rsidDel="000019E1">
          <w:delText>=</w:delText>
        </w:r>
        <w:r w:rsidR="004647CA" w:rsidRPr="001F3BA5" w:rsidDel="000019E1">
          <w:delText>1.</w:delText>
        </w:r>
        <w:r w:rsidR="00A20E57" w:rsidRPr="001F3BA5" w:rsidDel="000019E1">
          <w:delText>74</w:delText>
        </w:r>
        <w:r w:rsidR="004647CA" w:rsidRPr="001F3BA5" w:rsidDel="000019E1">
          <w:delText>e-</w:delText>
        </w:r>
        <w:r w:rsidR="00A20E57" w:rsidRPr="001F3BA5" w:rsidDel="000019E1">
          <w:delText>45</w:delText>
        </w:r>
        <w:r w:rsidR="004647CA" w:rsidRPr="001F3BA5" w:rsidDel="000019E1">
          <w:delText>)</w:delText>
        </w:r>
      </w:del>
      <w:r w:rsidR="00857198" w:rsidRPr="001F3BA5">
        <w:t xml:space="preserve"> and the endocrine progenitor marker NEUROG3 (</w:t>
      </w:r>
      <m:oMath>
        <m:r>
          <w:ins w:id="44" w:author="Marek Gierlinski (Staff)" w:date="2025-04-01T14:44:00Z" w16du:dateUtc="2025-04-01T13:44:00Z">
            <w:rPr>
              <w:rFonts w:ascii="Cambria Math" w:hAnsi="Cambria Math"/>
            </w:rPr>
            <m:t>p&lt;</m:t>
          </w:ins>
        </m:r>
        <m:sSup>
          <m:sSupPr>
            <m:ctrlPr>
              <w:ins w:id="45" w:author="Marek Gierlinski (Staff)" w:date="2025-04-01T14:44:00Z" w16du:dateUtc="2025-04-01T13:44:00Z">
                <w:rPr>
                  <w:rFonts w:ascii="Cambria Math" w:hAnsi="Cambria Math"/>
                  <w:i/>
                </w:rPr>
              </w:ins>
            </m:ctrlPr>
          </m:sSupPr>
          <m:e>
            <m:r>
              <w:ins w:id="46" w:author="Marek Gierlinski (Staff)" w:date="2025-04-01T14:44:00Z" w16du:dateUtc="2025-04-01T13:44:00Z">
                <w:rPr>
                  <w:rFonts w:ascii="Cambria Math" w:hAnsi="Cambria Math"/>
                </w:rPr>
                <m:t>10</m:t>
              </w:ins>
            </m:r>
          </m:e>
          <m:sup>
            <m:r>
              <w:ins w:id="47" w:author="Marek Gierlinski (Staff)" w:date="2025-04-01T14:44:00Z" w16du:dateUtc="2025-04-01T13:44:00Z">
                <w:rPr>
                  <w:rFonts w:ascii="Cambria Math" w:hAnsi="Cambria Math"/>
                </w:rPr>
                <m:t>-16</m:t>
              </w:ins>
            </m:r>
          </m:sup>
        </m:sSup>
        <m:r>
          <w:del w:id="48" w:author="Marek Gierlinski (Staff)" w:date="2025-04-01T14:44:00Z" w16du:dateUtc="2025-04-01T13:44:00Z">
            <m:rPr>
              <m:sty m:val="p"/>
            </m:rPr>
            <w:rPr>
              <w:rFonts w:ascii="Cambria Math" w:hAnsi="Cambria Math"/>
            </w:rPr>
            <m:t>p=1.07e-51</m:t>
          </w:del>
        </m:r>
      </m:oMath>
      <w:ins w:id="49" w:author="Marek Gierlinski (Staff)" w:date="2025-04-01T14:45:00Z" w16du:dateUtc="2025-04-01T13:45:00Z">
        <w:r w:rsidR="000019E1">
          <w:t xml:space="preserve"> in all cases</w:t>
        </w:r>
      </w:ins>
      <w:commentRangeEnd w:id="31"/>
      <w:ins w:id="50" w:author="Marek Gierlinski (Staff)" w:date="2025-04-01T14:47:00Z" w16du:dateUtc="2025-04-01T13:47:00Z">
        <w:r w:rsidR="000019E1">
          <w:rPr>
            <w:rStyle w:val="CommentReference"/>
          </w:rPr>
          <w:commentReference w:id="31"/>
        </w:r>
      </w:ins>
      <w:ins w:id="51" w:author="Marek Gierlinski (Staff)" w:date="2025-04-01T14:45:00Z" w16du:dateUtc="2025-04-01T13:45:00Z">
        <w:r w:rsidR="000019E1">
          <w:t>)</w:t>
        </w:r>
      </w:ins>
      <w:del w:id="52" w:author="Marek Gierlinski (Staff)" w:date="2025-04-01T14:45:00Z" w16du:dateUtc="2025-04-01T13:45:00Z">
        <w:r w:rsidR="00857198" w:rsidRPr="001F3BA5" w:rsidDel="000019E1">
          <w:delText>)</w:delText>
        </w:r>
      </w:del>
      <w:r w:rsidR="004647CA" w:rsidRPr="001F3BA5">
        <w:t>.</w:t>
      </w:r>
      <w:r w:rsidR="00B31FB3" w:rsidRPr="001F3BA5">
        <w:t xml:space="preserve"> </w:t>
      </w:r>
      <w:r w:rsidR="00E13A09" w:rsidRPr="001F3BA5">
        <w:t xml:space="preserve">This </w:t>
      </w:r>
      <w:r w:rsidR="003B48BB" w:rsidRPr="001F3BA5">
        <w:t xml:space="preserve">aligned </w:t>
      </w:r>
      <w:r w:rsidR="00E13A09" w:rsidRPr="001F3BA5">
        <w:t>with INS</w:t>
      </w:r>
      <w:r w:rsidR="003B48BB" w:rsidRPr="001F3BA5">
        <w:t>+</w:t>
      </w:r>
      <w:r w:rsidR="00E13A09" w:rsidRPr="001F3BA5">
        <w:t xml:space="preserve"> regions </w:t>
      </w:r>
      <w:r w:rsidR="003B48BB" w:rsidRPr="001F3BA5">
        <w:t xml:space="preserve">of </w:t>
      </w:r>
      <w:r w:rsidR="00E13A09" w:rsidRPr="001F3BA5">
        <w:t xml:space="preserve">IF imaging </w:t>
      </w:r>
      <w:r w:rsidR="003B48BB" w:rsidRPr="001F3BA5">
        <w:t xml:space="preserve">of </w:t>
      </w:r>
      <w:r w:rsidR="00E13A09" w:rsidRPr="001F3BA5">
        <w:t>adjacent</w:t>
      </w:r>
      <w:r w:rsidR="00726123" w:rsidRPr="001F3BA5">
        <w:t xml:space="preserve"> </w:t>
      </w:r>
      <w:r w:rsidR="00E13A09" w:rsidRPr="001F3BA5">
        <w:t xml:space="preserve">sections. </w:t>
      </w:r>
      <w:r w:rsidR="00903954" w:rsidRPr="001F3BA5">
        <w:t>A second</w:t>
      </w:r>
      <w:r w:rsidR="009F7EF1" w:rsidRPr="001F3BA5">
        <w:t xml:space="preserve"> cluster </w:t>
      </w:r>
      <w:r w:rsidR="000D10C8" w:rsidRPr="001F3BA5">
        <w:t xml:space="preserve">with </w:t>
      </w:r>
      <w:r w:rsidR="00630D86" w:rsidRPr="001F3BA5">
        <w:t>upregulat</w:t>
      </w:r>
      <w:r w:rsidR="000D10C8" w:rsidRPr="001F3BA5">
        <w:t>ed</w:t>
      </w:r>
      <w:r w:rsidR="00630D86" w:rsidRPr="001F3BA5">
        <w:t xml:space="preserve"> </w:t>
      </w:r>
      <w:r w:rsidR="000D10C8" w:rsidRPr="001F3BA5">
        <w:t xml:space="preserve">NEUROG3 </w:t>
      </w:r>
      <w:r w:rsidR="00630D86" w:rsidRPr="001F3BA5">
        <w:t xml:space="preserve">expression </w:t>
      </w:r>
      <w:r w:rsidR="008564CB" w:rsidRPr="001F3BA5">
        <w:t>(</w:t>
      </w:r>
      <m:oMath>
        <m:r>
          <w:ins w:id="53" w:author="Marek Gierlinski (Staff)" w:date="2025-04-01T14:47:00Z" w16du:dateUtc="2025-04-01T13:47:00Z">
            <w:rPr>
              <w:rFonts w:ascii="Cambria Math" w:hAnsi="Cambria Math"/>
            </w:rPr>
            <m:t>p&lt;</m:t>
          </w:ins>
        </m:r>
        <m:sSup>
          <m:sSupPr>
            <m:ctrlPr>
              <w:ins w:id="54" w:author="Marek Gierlinski (Staff)" w:date="2025-04-01T14:47:00Z" w16du:dateUtc="2025-04-01T13:47:00Z">
                <w:rPr>
                  <w:rFonts w:ascii="Cambria Math" w:hAnsi="Cambria Math"/>
                  <w:i/>
                </w:rPr>
              </w:ins>
            </m:ctrlPr>
          </m:sSupPr>
          <m:e>
            <m:r>
              <w:ins w:id="55" w:author="Marek Gierlinski (Staff)" w:date="2025-04-01T14:47:00Z" w16du:dateUtc="2025-04-01T13:47:00Z">
                <w:rPr>
                  <w:rFonts w:ascii="Cambria Math" w:hAnsi="Cambria Math"/>
                </w:rPr>
                <m:t>10</m:t>
              </w:ins>
            </m:r>
          </m:e>
          <m:sup>
            <m:r>
              <w:ins w:id="56" w:author="Marek Gierlinski (Staff)" w:date="2025-04-01T14:47:00Z" w16du:dateUtc="2025-04-01T13:47:00Z">
                <w:rPr>
                  <w:rFonts w:ascii="Cambria Math" w:hAnsi="Cambria Math"/>
                </w:rPr>
                <m:t>-16</m:t>
              </w:ins>
            </m:r>
          </m:sup>
        </m:sSup>
      </m:oMath>
      <w:del w:id="57" w:author="Marek Gierlinski (Staff)" w:date="2025-04-01T14:47:00Z" w16du:dateUtc="2025-04-01T13:47:00Z">
        <w:r w:rsidR="008564CB" w:rsidRPr="001F3BA5" w:rsidDel="000019E1">
          <w:delText>p=6.39e-42</w:delText>
        </w:r>
      </w:del>
      <w:r w:rsidR="008564CB" w:rsidRPr="001F3BA5">
        <w:t>)</w:t>
      </w:r>
      <w:r w:rsidR="0011433B" w:rsidRPr="001F3BA5">
        <w:t xml:space="preserve"> </w:t>
      </w:r>
      <w:r w:rsidR="009F7EF1" w:rsidRPr="001F3BA5">
        <w:t>was identified</w:t>
      </w:r>
      <w:r w:rsidR="009656B9" w:rsidRPr="001F3BA5">
        <w:t xml:space="preserve">, </w:t>
      </w:r>
      <w:r w:rsidR="000D10C8" w:rsidRPr="001F3BA5">
        <w:t xml:space="preserve">but with </w:t>
      </w:r>
      <w:r w:rsidR="0011433B" w:rsidRPr="001F3BA5">
        <w:t xml:space="preserve">lower INS </w:t>
      </w:r>
      <w:r w:rsidR="000D10C8" w:rsidRPr="001F3BA5">
        <w:t xml:space="preserve">expression </w:t>
      </w:r>
      <w:r w:rsidR="0011433B" w:rsidRPr="001F3BA5">
        <w:t>(</w:t>
      </w:r>
      <m:oMath>
        <m:r>
          <w:ins w:id="58" w:author="Marek Gierlinski (Staff)" w:date="2025-04-01T14:47:00Z" w16du:dateUtc="2025-04-01T13:47:00Z">
            <w:rPr>
              <w:rFonts w:ascii="Cambria Math" w:hAnsi="Cambria Math"/>
            </w:rPr>
            <m:t>p</m:t>
          </w:ins>
        </m:r>
        <m:r>
          <w:ins w:id="59" w:author="Marek Gierlinski (Staff)" w:date="2025-04-01T14:47:00Z" w16du:dateUtc="2025-04-01T13:47:00Z">
            <w:rPr>
              <w:rFonts w:ascii="Cambria Math" w:hAnsi="Cambria Math"/>
            </w:rPr>
            <m:t>=4×</m:t>
          </w:ins>
        </m:r>
        <m:sSup>
          <m:sSupPr>
            <m:ctrlPr>
              <w:ins w:id="60" w:author="Marek Gierlinski (Staff)" w:date="2025-04-01T14:47:00Z" w16du:dateUtc="2025-04-01T13:47:00Z">
                <w:rPr>
                  <w:rFonts w:ascii="Cambria Math" w:hAnsi="Cambria Math"/>
                  <w:i/>
                </w:rPr>
              </w:ins>
            </m:ctrlPr>
          </m:sSupPr>
          <m:e>
            <m:r>
              <w:ins w:id="61" w:author="Marek Gierlinski (Staff)" w:date="2025-04-01T14:47:00Z" w16du:dateUtc="2025-04-01T13:47:00Z">
                <w:rPr>
                  <w:rFonts w:ascii="Cambria Math" w:hAnsi="Cambria Math"/>
                </w:rPr>
                <m:t>10</m:t>
              </w:ins>
            </m:r>
          </m:e>
          <m:sup>
            <m:r>
              <w:ins w:id="62" w:author="Marek Gierlinski (Staff)" w:date="2025-04-01T14:47:00Z" w16du:dateUtc="2025-04-01T13:47:00Z">
                <w:rPr>
                  <w:rFonts w:ascii="Cambria Math" w:hAnsi="Cambria Math"/>
                </w:rPr>
                <m:t>-6</m:t>
              </w:ins>
            </m:r>
          </m:sup>
        </m:sSup>
      </m:oMath>
      <w:del w:id="63" w:author="Marek Gierlinski (Staff)" w:date="2025-04-01T14:47:00Z" w16du:dateUtc="2025-04-01T13:47:00Z">
        <w:r w:rsidR="0011433B" w:rsidRPr="001F3BA5" w:rsidDel="000019E1">
          <w:delText>p=3.78e-6</w:delText>
        </w:r>
      </w:del>
      <w:r w:rsidR="0011433B" w:rsidRPr="001F3BA5">
        <w:t xml:space="preserve">), </w:t>
      </w:r>
      <w:r w:rsidR="005F03E9" w:rsidRPr="001F3BA5">
        <w:t>suggesting</w:t>
      </w:r>
      <w:r w:rsidR="00903954" w:rsidRPr="001F3BA5">
        <w:t xml:space="preserve"> endocrine</w:t>
      </w:r>
      <w:r w:rsidR="009D0E28" w:rsidRPr="001F3BA5">
        <w:t xml:space="preserve"> progenitor status</w:t>
      </w:r>
      <w:r w:rsidR="009656B9" w:rsidRPr="001F3BA5">
        <w:t xml:space="preserve">. </w:t>
      </w:r>
      <w:r w:rsidR="007B16D6" w:rsidRPr="001F3BA5">
        <w:t xml:space="preserve">The </w:t>
      </w:r>
      <w:r w:rsidR="00786309" w:rsidRPr="001F3BA5">
        <w:t xml:space="preserve">anatomical </w:t>
      </w:r>
      <w:r w:rsidR="007B16D6" w:rsidRPr="001F3BA5">
        <w:t xml:space="preserve">spatial </w:t>
      </w:r>
      <w:r w:rsidR="007464BD" w:rsidRPr="001F3BA5">
        <w:t xml:space="preserve">map </w:t>
      </w:r>
      <w:r w:rsidR="00903954" w:rsidRPr="001F3BA5">
        <w:t xml:space="preserve">revealed </w:t>
      </w:r>
      <w:r w:rsidR="007464BD" w:rsidRPr="001F3BA5">
        <w:t xml:space="preserve">the </w:t>
      </w:r>
      <w:r w:rsidR="00F04274" w:rsidRPr="001F3BA5">
        <w:t>endocrine</w:t>
      </w:r>
      <w:r w:rsidR="008F2791">
        <w:t xml:space="preserve"> </w:t>
      </w:r>
      <w:r w:rsidR="00F04274" w:rsidRPr="001F3BA5">
        <w:t xml:space="preserve">dominant cluster </w:t>
      </w:r>
      <w:r w:rsidR="00CF2AED" w:rsidRPr="001F3BA5">
        <w:t xml:space="preserve">being </w:t>
      </w:r>
      <w:r w:rsidR="00F04274" w:rsidRPr="001F3BA5">
        <w:t xml:space="preserve">surrounded by </w:t>
      </w:r>
      <w:r w:rsidR="00903954" w:rsidRPr="001F3BA5">
        <w:t xml:space="preserve">the </w:t>
      </w:r>
      <w:r w:rsidR="00891A89" w:rsidRPr="001F3BA5">
        <w:t>potential</w:t>
      </w:r>
      <w:r w:rsidR="00B10FA3" w:rsidRPr="001F3BA5">
        <w:t xml:space="preserve"> progenitor </w:t>
      </w:r>
      <w:r w:rsidR="00891A89" w:rsidRPr="001F3BA5">
        <w:t>mantle</w:t>
      </w:r>
      <w:r w:rsidR="00CF2AED" w:rsidRPr="001F3BA5">
        <w:t xml:space="preserve"> cluster</w:t>
      </w:r>
      <w:r w:rsidR="00177DF9" w:rsidRPr="001F3BA5">
        <w:t xml:space="preserve"> in the spine of </w:t>
      </w:r>
      <w:r w:rsidR="00B54DF5" w:rsidRPr="001F3BA5">
        <w:t>8PCW pancreas</w:t>
      </w:r>
      <w:r w:rsidR="00891A89" w:rsidRPr="001F3BA5">
        <w:t xml:space="preserve">. </w:t>
      </w:r>
    </w:p>
    <w:p w14:paraId="7E7D5DC2" w14:textId="3F22789B" w:rsidR="00A04F93" w:rsidRPr="001F3BA5" w:rsidRDefault="00164341">
      <w:r w:rsidRPr="001F3BA5">
        <w:t xml:space="preserve">Further </w:t>
      </w:r>
      <w:r w:rsidR="0013551C" w:rsidRPr="001F3BA5">
        <w:t>anatomically</w:t>
      </w:r>
      <w:r w:rsidR="00522FD4" w:rsidRPr="001F3BA5">
        <w:t xml:space="preserve"> distinct</w:t>
      </w:r>
      <w:r w:rsidR="0013551C" w:rsidRPr="001F3BA5">
        <w:t xml:space="preserve"> </w:t>
      </w:r>
      <w:r w:rsidR="00B52699" w:rsidRPr="001F3BA5">
        <w:t xml:space="preserve">clusters were </w:t>
      </w:r>
      <w:r w:rsidR="00EF12E2" w:rsidRPr="001F3BA5">
        <w:t>associated with</w:t>
      </w:r>
      <w:r w:rsidR="00393B06" w:rsidRPr="001F3BA5">
        <w:t xml:space="preserve"> non</w:t>
      </w:r>
      <w:r w:rsidR="00761A43" w:rsidRPr="001F3BA5">
        <w:t>-endocrine pancreatic tissue (</w:t>
      </w:r>
      <w:r w:rsidR="00EC0201" w:rsidRPr="001F3BA5">
        <w:t>NKX6</w:t>
      </w:r>
      <w:ins w:id="64" w:author="Marek Gierlinski (Staff)" w:date="2025-04-01T14:50:00Z" w16du:dateUtc="2025-04-01T13:50:00Z">
        <w:r w:rsidR="0007178B">
          <w:t>-</w:t>
        </w:r>
      </w:ins>
      <w:del w:id="65" w:author="Marek Gierlinski (Staff)" w:date="2025-04-01T14:50:00Z" w16du:dateUtc="2025-04-01T13:50:00Z">
        <w:r w:rsidR="009F73EB" w:rsidRPr="001F3BA5" w:rsidDel="0007178B">
          <w:delText>.</w:delText>
        </w:r>
      </w:del>
      <w:r w:rsidR="00EC0201" w:rsidRPr="001F3BA5">
        <w:t xml:space="preserve">1+ but </w:t>
      </w:r>
      <w:r w:rsidR="00D66B0B" w:rsidRPr="001F3BA5">
        <w:t>negligible endocrine marker expression</w:t>
      </w:r>
      <w:r w:rsidR="007744E4" w:rsidRPr="001F3BA5">
        <w:t>),</w:t>
      </w:r>
      <w:r w:rsidR="00EF12E2" w:rsidRPr="001F3BA5">
        <w:t xml:space="preserve"> </w:t>
      </w:r>
      <w:r w:rsidR="00F53D07" w:rsidRPr="001F3BA5">
        <w:t xml:space="preserve">nervous system </w:t>
      </w:r>
      <w:r w:rsidR="009520EA" w:rsidRPr="001F3BA5">
        <w:t>(DBH</w:t>
      </w:r>
      <w:r w:rsidR="00FC08B7" w:rsidRPr="001F3BA5">
        <w:t>, PRPH</w:t>
      </w:r>
      <w:r w:rsidR="001526BC" w:rsidRPr="001F3BA5">
        <w:t xml:space="preserve">, </w:t>
      </w:r>
      <w:r w:rsidR="00FC08B7" w:rsidRPr="001F3BA5">
        <w:t>GAL</w:t>
      </w:r>
      <w:r w:rsidR="001526BC" w:rsidRPr="001F3BA5">
        <w:t xml:space="preserve"> and GAP43</w:t>
      </w:r>
      <w:del w:id="66" w:author="Marek Gierlinski (Staff)" w:date="2025-04-01T14:48:00Z" w16du:dateUtc="2025-04-01T13:48:00Z">
        <w:r w:rsidR="001526BC" w:rsidRPr="001F3BA5" w:rsidDel="000019E1">
          <w:delText xml:space="preserve"> p&lt;</w:delText>
        </w:r>
        <w:r w:rsidR="00F94FFD" w:rsidRPr="001F3BA5" w:rsidDel="000019E1">
          <w:delText>1.82e-</w:delText>
        </w:r>
        <w:r w:rsidR="00862F24" w:rsidRPr="001F3BA5" w:rsidDel="000019E1">
          <w:delText>223</w:delText>
        </w:r>
      </w:del>
      <w:r w:rsidR="00FC08B7" w:rsidRPr="001F3BA5">
        <w:t>),</w:t>
      </w:r>
      <w:r w:rsidR="008628C1" w:rsidRPr="001F3BA5">
        <w:t xml:space="preserve"> </w:t>
      </w:r>
      <w:r w:rsidR="00F41216" w:rsidRPr="001F3BA5">
        <w:t>endotheli</w:t>
      </w:r>
      <w:r w:rsidR="00EF13AC" w:rsidRPr="001F3BA5">
        <w:t>um</w:t>
      </w:r>
      <w:r w:rsidR="006C70A4" w:rsidRPr="001F3BA5">
        <w:t xml:space="preserve"> (VWF</w:t>
      </w:r>
      <w:del w:id="67" w:author="Marek Gierlinski (Staff)" w:date="2025-04-01T14:49:00Z" w16du:dateUtc="2025-04-01T13:49:00Z">
        <w:r w:rsidR="003E19E4" w:rsidRPr="001F3BA5" w:rsidDel="000019E1">
          <w:delText xml:space="preserve"> p&lt;1.21</w:delText>
        </w:r>
        <w:r w:rsidR="00970C28" w:rsidRPr="001F3BA5" w:rsidDel="000019E1">
          <w:delText>e-53</w:delText>
        </w:r>
        <w:r w:rsidR="006C70A4" w:rsidRPr="001F3BA5" w:rsidDel="000019E1">
          <w:delText xml:space="preserve"> </w:delText>
        </w:r>
      </w:del>
      <w:r w:rsidR="006C70A4" w:rsidRPr="001F3BA5">
        <w:t xml:space="preserve">), </w:t>
      </w:r>
      <w:r w:rsidR="003D63EC" w:rsidRPr="001F3BA5">
        <w:t xml:space="preserve">vascular smooth muscle </w:t>
      </w:r>
      <w:r w:rsidR="006C70A4" w:rsidRPr="001F3BA5">
        <w:t>(</w:t>
      </w:r>
      <w:r w:rsidR="00B76A01" w:rsidRPr="001F3BA5">
        <w:t>MYH11</w:t>
      </w:r>
      <w:r w:rsidR="006C70A4" w:rsidRPr="001F3BA5">
        <w:t>,</w:t>
      </w:r>
      <w:r w:rsidR="008628C1" w:rsidRPr="001F3BA5">
        <w:t xml:space="preserve"> </w:t>
      </w:r>
      <w:r w:rsidR="005229FE" w:rsidRPr="001F3BA5">
        <w:t>TAGLN</w:t>
      </w:r>
      <w:r w:rsidR="003D63EC" w:rsidRPr="001F3BA5">
        <w:t xml:space="preserve"> </w:t>
      </w:r>
      <w:r w:rsidR="00F938B9" w:rsidRPr="001F3BA5">
        <w:t>and ADIRF</w:t>
      </w:r>
      <w:del w:id="68" w:author="Marek Gierlinski (Staff)" w:date="2025-04-01T14:49:00Z" w16du:dateUtc="2025-04-01T13:49:00Z">
        <w:r w:rsidR="00F938B9" w:rsidRPr="001F3BA5" w:rsidDel="000019E1">
          <w:delText xml:space="preserve"> p&lt;7.20e-90</w:delText>
        </w:r>
      </w:del>
      <w:r w:rsidR="00F938B9" w:rsidRPr="001F3BA5">
        <w:t>),</w:t>
      </w:r>
      <w:r w:rsidR="005229FE" w:rsidRPr="001F3BA5">
        <w:t xml:space="preserve"> </w:t>
      </w:r>
      <w:r w:rsidR="00502AC6" w:rsidRPr="001F3BA5">
        <w:t>immune</w:t>
      </w:r>
      <w:r w:rsidR="00FA5CF5" w:rsidRPr="001F3BA5">
        <w:t xml:space="preserve"> (</w:t>
      </w:r>
      <w:r w:rsidR="00502AC6" w:rsidRPr="001F3BA5">
        <w:t>LYZ</w:t>
      </w:r>
      <w:r w:rsidR="00591526" w:rsidRPr="001F3BA5">
        <w:t>, S100A9</w:t>
      </w:r>
      <w:r w:rsidR="00412333" w:rsidRPr="001F3BA5">
        <w:t xml:space="preserve"> and </w:t>
      </w:r>
      <w:r w:rsidR="00E47987" w:rsidRPr="001F3BA5">
        <w:t>LTB</w:t>
      </w:r>
      <w:del w:id="69" w:author="Marek Gierlinski (Staff)" w:date="2025-04-01T14:49:00Z" w16du:dateUtc="2025-04-01T13:49:00Z">
        <w:r w:rsidR="00E47987" w:rsidRPr="001F3BA5" w:rsidDel="000019E1">
          <w:delText xml:space="preserve"> p&lt;</w:delText>
        </w:r>
        <w:r w:rsidR="00A41B85" w:rsidRPr="001F3BA5" w:rsidDel="000019E1">
          <w:delText>2.79e-97</w:delText>
        </w:r>
      </w:del>
      <w:r w:rsidR="00412333" w:rsidRPr="001F3BA5">
        <w:t>)</w:t>
      </w:r>
      <w:r w:rsidR="003B51AD" w:rsidRPr="001F3BA5">
        <w:t xml:space="preserve"> and</w:t>
      </w:r>
      <w:r w:rsidR="003350E9" w:rsidRPr="001F3BA5">
        <w:t xml:space="preserve"> </w:t>
      </w:r>
      <w:r w:rsidR="00E13F30" w:rsidRPr="001F3BA5">
        <w:t>extracellular matrix (COL</w:t>
      </w:r>
      <w:r w:rsidR="00855F0E" w:rsidRPr="001F3BA5">
        <w:t xml:space="preserve">16A1, </w:t>
      </w:r>
      <w:r w:rsidR="00C0506B" w:rsidRPr="001F3BA5">
        <w:t>LUM</w:t>
      </w:r>
      <w:r w:rsidR="002D5D83" w:rsidRPr="001F3BA5">
        <w:t xml:space="preserve"> </w:t>
      </w:r>
      <w:r w:rsidR="00AC46E7" w:rsidRPr="001F3BA5">
        <w:t>and</w:t>
      </w:r>
      <w:r w:rsidR="002D5D83" w:rsidRPr="001F3BA5">
        <w:t xml:space="preserve"> POSTN</w:t>
      </w:r>
      <w:del w:id="70" w:author="Marek Gierlinski (Staff)" w:date="2025-04-01T14:49:00Z" w16du:dateUtc="2025-04-01T13:49:00Z">
        <w:r w:rsidR="00907DB6" w:rsidRPr="001F3BA5" w:rsidDel="000019E1">
          <w:delText xml:space="preserve"> p&lt;3.05e-</w:delText>
        </w:r>
        <w:r w:rsidR="00AC46E7" w:rsidRPr="001F3BA5" w:rsidDel="000019E1">
          <w:delText>18</w:delText>
        </w:r>
      </w:del>
      <w:r w:rsidR="00AC46E7" w:rsidRPr="001F3BA5">
        <w:t>)</w:t>
      </w:r>
      <w:ins w:id="71" w:author="Marek Gierlinski (Staff)" w:date="2025-04-01T14:48:00Z" w16du:dateUtc="2025-04-01T13:48:00Z">
        <w:r w:rsidR="000019E1">
          <w:t xml:space="preserve">, </w:t>
        </w:r>
      </w:ins>
      <m:oMath>
        <m:r>
          <w:ins w:id="72" w:author="Marek Gierlinski (Staff)" w:date="2025-04-01T14:48:00Z" w16du:dateUtc="2025-04-01T13:48:00Z">
            <w:rPr>
              <w:rFonts w:ascii="Cambria Math" w:hAnsi="Cambria Math"/>
            </w:rPr>
            <m:t>p&lt;</m:t>
          </w:ins>
        </m:r>
        <m:sSup>
          <m:sSupPr>
            <m:ctrlPr>
              <w:ins w:id="73" w:author="Marek Gierlinski (Staff)" w:date="2025-04-01T14:48:00Z" w16du:dateUtc="2025-04-01T13:48:00Z">
                <w:rPr>
                  <w:rFonts w:ascii="Cambria Math" w:hAnsi="Cambria Math"/>
                  <w:i/>
                </w:rPr>
              </w:ins>
            </m:ctrlPr>
          </m:sSupPr>
          <m:e>
            <m:r>
              <w:ins w:id="74" w:author="Marek Gierlinski (Staff)" w:date="2025-04-01T14:48:00Z" w16du:dateUtc="2025-04-01T13:48:00Z">
                <w:rPr>
                  <w:rFonts w:ascii="Cambria Math" w:hAnsi="Cambria Math"/>
                </w:rPr>
                <m:t>10</m:t>
              </w:ins>
            </m:r>
          </m:e>
          <m:sup>
            <m:r>
              <w:ins w:id="75" w:author="Marek Gierlinski (Staff)" w:date="2025-04-01T14:48:00Z" w16du:dateUtc="2025-04-01T13:48:00Z">
                <w:rPr>
                  <w:rFonts w:ascii="Cambria Math" w:hAnsi="Cambria Math"/>
                </w:rPr>
                <m:t>-16</m:t>
              </w:ins>
            </m:r>
          </m:sup>
        </m:sSup>
      </m:oMath>
      <w:ins w:id="76" w:author="Marek Gierlinski (Staff)" w:date="2025-04-01T14:48:00Z" w16du:dateUtc="2025-04-01T13:48:00Z">
        <w:r w:rsidR="000019E1">
          <w:rPr>
            <w:rFonts w:eastAsiaTheme="minorEastAsia"/>
          </w:rPr>
          <w:t xml:space="preserve"> in all cases</w:t>
        </w:r>
      </w:ins>
      <w:r w:rsidR="003F5E19" w:rsidRPr="001F3BA5">
        <w:t>.</w:t>
      </w:r>
    </w:p>
    <w:p w14:paraId="64689B62" w14:textId="0DFF4092" w:rsidR="00914BC1" w:rsidRPr="001F3BA5" w:rsidRDefault="001044B1">
      <w:pPr>
        <w:rPr>
          <w:b/>
          <w:bCs/>
        </w:rPr>
      </w:pPr>
      <w:r w:rsidRPr="001F3BA5">
        <w:rPr>
          <w:b/>
          <w:bCs/>
        </w:rPr>
        <w:t>Conclusion</w:t>
      </w:r>
    </w:p>
    <w:p w14:paraId="2FA69DBC" w14:textId="1DA854DB" w:rsidR="007F0E5B" w:rsidRPr="001F3BA5" w:rsidRDefault="00171563">
      <w:r w:rsidRPr="001F3BA5">
        <w:t>These</w:t>
      </w:r>
      <w:r w:rsidR="00091744" w:rsidRPr="001F3BA5">
        <w:t xml:space="preserve"> </w:t>
      </w:r>
      <w:r w:rsidRPr="001F3BA5">
        <w:t xml:space="preserve">data provide </w:t>
      </w:r>
      <w:r w:rsidR="00091744" w:rsidRPr="001F3BA5">
        <w:t>unprecedented anatomical resolution of the embryonic pancreas transcriptome at a critical time point for beta cell neogenesis</w:t>
      </w:r>
      <w:r w:rsidR="00294888" w:rsidRPr="001F3BA5">
        <w:t xml:space="preserve">, along with </w:t>
      </w:r>
      <w:r w:rsidR="0052691E" w:rsidRPr="001F3BA5">
        <w:t xml:space="preserve">insights into </w:t>
      </w:r>
      <w:r w:rsidR="005F704C" w:rsidRPr="001F3BA5">
        <w:t xml:space="preserve">tissue </w:t>
      </w:r>
      <w:r w:rsidR="0052691E" w:rsidRPr="001F3BA5">
        <w:t xml:space="preserve">architecture </w:t>
      </w:r>
      <w:r w:rsidR="005F704C" w:rsidRPr="001F3BA5">
        <w:t xml:space="preserve">relating to regions of endocrine </w:t>
      </w:r>
      <w:r w:rsidR="00833076" w:rsidRPr="001F3BA5">
        <w:t xml:space="preserve">cell </w:t>
      </w:r>
      <w:r w:rsidR="00F90766" w:rsidRPr="001F3BA5">
        <w:t xml:space="preserve">differentiation, </w:t>
      </w:r>
      <w:r w:rsidR="005F704C" w:rsidRPr="001F3BA5">
        <w:t>progenitor</w:t>
      </w:r>
      <w:r w:rsidR="007907D3" w:rsidRPr="001F3BA5">
        <w:t xml:space="preserve"> status</w:t>
      </w:r>
      <w:r w:rsidR="00833076" w:rsidRPr="001F3BA5">
        <w:t xml:space="preserve"> and </w:t>
      </w:r>
      <w:r w:rsidR="00593CDA" w:rsidRPr="001F3BA5">
        <w:t xml:space="preserve">other </w:t>
      </w:r>
      <w:r w:rsidR="007907D3" w:rsidRPr="001F3BA5">
        <w:t>cell</w:t>
      </w:r>
      <w:r w:rsidR="00593CDA" w:rsidRPr="001F3BA5">
        <w:t xml:space="preserve"> types. </w:t>
      </w:r>
    </w:p>
    <w:p w14:paraId="72A4BE64" w14:textId="6164EFE0" w:rsidR="00C67862" w:rsidRPr="001F3BA5" w:rsidRDefault="00C67862">
      <w:pPr>
        <w:rPr>
          <w:ins w:id="77" w:author="James Cantley (Staff)" w:date="2025-03-29T14:38:00Z" w16du:dateUtc="2025-03-29T14:38:00Z"/>
          <w:i/>
          <w:iCs/>
        </w:rPr>
      </w:pPr>
      <w:r w:rsidRPr="001F3BA5">
        <w:rPr>
          <w:i/>
          <w:iCs/>
        </w:rPr>
        <w:lastRenderedPageBreak/>
        <w:t xml:space="preserve">Supported by: </w:t>
      </w:r>
      <w:r w:rsidR="00650BA1" w:rsidRPr="001F3BA5">
        <w:rPr>
          <w:i/>
          <w:iCs/>
        </w:rPr>
        <w:t>Type 1 Diabetes Grand Challenge</w:t>
      </w:r>
      <w:r w:rsidR="001C497B" w:rsidRPr="001F3BA5">
        <w:rPr>
          <w:i/>
          <w:iCs/>
        </w:rPr>
        <w:t xml:space="preserve"> (Senior Research Fellowship); </w:t>
      </w:r>
      <w:r w:rsidR="0023387C" w:rsidRPr="001F3BA5">
        <w:rPr>
          <w:i/>
          <w:iCs/>
        </w:rPr>
        <w:t xml:space="preserve">University of Dundee School of Medicine. </w:t>
      </w:r>
      <w:r w:rsidR="00650BA1" w:rsidRPr="001F3BA5">
        <w:rPr>
          <w:i/>
          <w:iCs/>
        </w:rPr>
        <w:t xml:space="preserve"> </w:t>
      </w:r>
    </w:p>
    <w:p w14:paraId="2A787C2A" w14:textId="77777777" w:rsidR="001C497B" w:rsidRPr="001F3BA5" w:rsidRDefault="001C497B">
      <w:pPr>
        <w:rPr>
          <w:i/>
          <w:iCs/>
        </w:rPr>
      </w:pPr>
    </w:p>
    <w:p w14:paraId="034F193C" w14:textId="05B46419" w:rsidR="00E40ABA" w:rsidRDefault="00E40ABA">
      <w:pPr>
        <w:rPr>
          <w:ins w:id="78" w:author="Greg Jackson (PG Research)" w:date="2025-04-01T13:35:00Z" w16du:dateUtc="2025-04-01T12:35:00Z"/>
        </w:rPr>
      </w:pPr>
      <w:r w:rsidRPr="001F3BA5">
        <w:rPr>
          <w:i/>
          <w:iCs/>
        </w:rPr>
        <w:t>Disc</w:t>
      </w:r>
      <w:r w:rsidR="00456FDD" w:rsidRPr="001F3BA5">
        <w:rPr>
          <w:i/>
          <w:iCs/>
        </w:rPr>
        <w:t>losure:</w:t>
      </w:r>
      <w:r w:rsidR="00456FDD" w:rsidRPr="001F3BA5">
        <w:t xml:space="preserve"> </w:t>
      </w:r>
      <w:r w:rsidR="00456FDD" w:rsidRPr="001F3BA5">
        <w:rPr>
          <w:b/>
          <w:bCs/>
        </w:rPr>
        <w:t>G.</w:t>
      </w:r>
      <w:r w:rsidR="00A122DC">
        <w:rPr>
          <w:b/>
          <w:bCs/>
        </w:rPr>
        <w:t>D.</w:t>
      </w:r>
      <w:r w:rsidR="00456FDD" w:rsidRPr="001F3BA5">
        <w:rPr>
          <w:b/>
          <w:bCs/>
        </w:rPr>
        <w:t xml:space="preserve"> Jackson:</w:t>
      </w:r>
      <w:r w:rsidR="00456FDD" w:rsidRPr="001F3BA5">
        <w:t xml:space="preserve"> None.</w:t>
      </w:r>
    </w:p>
    <w:p w14:paraId="124EAD5A" w14:textId="39D8239B" w:rsidR="00747F01" w:rsidRDefault="00747F01">
      <w:pPr>
        <w:rPr>
          <w:ins w:id="79" w:author="Greg Jackson (PG Research)" w:date="2025-04-01T13:35:00Z" w16du:dateUtc="2025-04-01T12:35:00Z"/>
        </w:rPr>
      </w:pPr>
    </w:p>
    <w:p w14:paraId="2E94FF53" w14:textId="150F7470" w:rsidR="00747F01" w:rsidRPr="00A97664" w:rsidRDefault="00950E13">
      <w:ins w:id="80" w:author="Greg Jackson (PG Research)" w:date="2025-04-01T13:35:00Z">
        <w:r w:rsidRPr="00747F01"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B8DA8A0" wp14:editId="153177E1">
                  <wp:simplePos x="0" y="0"/>
                  <wp:positionH relativeFrom="column">
                    <wp:posOffset>-581025</wp:posOffset>
                  </wp:positionH>
                  <wp:positionV relativeFrom="paragraph">
                    <wp:posOffset>3921760</wp:posOffset>
                  </wp:positionV>
                  <wp:extent cx="6962775" cy="646331"/>
                  <wp:effectExtent l="0" t="0" r="0" b="0"/>
                  <wp:wrapNone/>
                  <wp:docPr id="8" name="TextBox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E54D44F-ECEA-6958-F0C8-393E8568C58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6962775" cy="64633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72F25F4" w14:textId="44B8CD84" w:rsidR="00747F01" w:rsidRPr="00747F01" w:rsidRDefault="00747F01" w:rsidP="00747F01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 w:rsidRPr="00747F01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>Figure1. A) Clustering of 10x Genomics Visium HD sequencing overlayed onto H&amp;</w:t>
                              </w:r>
                              <w:proofErr w:type="gramStart"/>
                              <w:r w:rsidRPr="00747F01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>E stained</w:t>
                              </w:r>
                              <w:proofErr w:type="gramEnd"/>
                              <w:r w:rsidRPr="00747F01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 xml:space="preserve"> tissue. B) </w:t>
                              </w: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>Illustrates</w:t>
                              </w:r>
                              <w:r w:rsidRPr="00747F01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 xml:space="preserve"> the clustering in UMAP form.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type w14:anchorId="0B8DA8A0"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6" type="#_x0000_t202" style="position:absolute;margin-left:-45.75pt;margin-top:308.8pt;width:548.25pt;height:50.9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" filled="f" stroked="f">
                  <v:textbox style="mso-fit-shape-to-text:t">
                    <w:txbxContent>
                      <w:p w14:paraId="372F25F4" w14:textId="44B8CD84" w:rsidR="00747F01" w:rsidRPr="00747F01" w:rsidRDefault="00747F01" w:rsidP="00747F01">
                        <w:pPr>
                          <w:rPr>
                            <w:rFonts w:hAnsi="Aptos"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 w:rsidRPr="00747F01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>Figure1. A) Clustering of 10x Genomics Visium HD sequencing overlayed onto H&amp;</w:t>
                        </w:r>
                        <w:proofErr w:type="gramStart"/>
                        <w:r w:rsidRPr="00747F01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>E stained</w:t>
                        </w:r>
                        <w:proofErr w:type="gramEnd"/>
                        <w:r w:rsidRPr="00747F01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 xml:space="preserve"> tissue. B) </w:t>
                        </w:r>
                        <w:r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>Illustrates</w:t>
                        </w:r>
                        <w:r w:rsidRPr="00747F01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 xml:space="preserve"> the clustering in UMAP form.</w:t>
                        </w:r>
                      </w:p>
                    </w:txbxContent>
                  </v:textbox>
                </v:shape>
              </w:pict>
            </mc:Fallback>
          </mc:AlternateContent>
        </w:r>
      </w:ins>
      <w:ins w:id="81" w:author="Greg Jackson (PG Research)" w:date="2025-04-01T13:57:00Z" w16du:dateUtc="2025-04-01T12:57:00Z">
        <w:r>
          <w:rPr>
            <w:noProof/>
          </w:rPr>
          <w:drawing>
            <wp:anchor distT="0" distB="0" distL="114300" distR="114300" simplePos="0" relativeHeight="251661312" behindDoc="1" locked="0" layoutInCell="1" allowOverlap="1" wp14:anchorId="79E7FC8E" wp14:editId="5F96719B">
              <wp:simplePos x="0" y="0"/>
              <wp:positionH relativeFrom="column">
                <wp:posOffset>0</wp:posOffset>
              </wp:positionH>
              <wp:positionV relativeFrom="paragraph">
                <wp:posOffset>-2540</wp:posOffset>
              </wp:positionV>
              <wp:extent cx="5960110" cy="3788685"/>
              <wp:effectExtent l="0" t="0" r="0" b="2540"/>
              <wp:wrapTight wrapText="bothSides">
                <wp:wrapPolygon edited="0">
                  <wp:start x="0" y="0"/>
                  <wp:lineTo x="0" y="21506"/>
                  <wp:lineTo x="11391" y="21506"/>
                  <wp:lineTo x="11391" y="20854"/>
                  <wp:lineTo x="12496" y="20854"/>
                  <wp:lineTo x="16155" y="19551"/>
                  <wp:lineTo x="16984" y="17378"/>
                  <wp:lineTo x="16846" y="15641"/>
                  <wp:lineTo x="15534" y="13903"/>
                  <wp:lineTo x="19538" y="13468"/>
                  <wp:lineTo x="19745" y="8146"/>
                  <wp:lineTo x="19400" y="7929"/>
                  <wp:lineTo x="16846" y="6951"/>
                  <wp:lineTo x="17122" y="6300"/>
                  <wp:lineTo x="16915" y="5539"/>
                  <wp:lineTo x="16293" y="5214"/>
                  <wp:lineTo x="15603" y="3476"/>
                  <wp:lineTo x="15396" y="1629"/>
                  <wp:lineTo x="11391" y="0"/>
                  <wp:lineTo x="0" y="0"/>
                </wp:wrapPolygon>
              </wp:wrapTight>
              <wp:docPr id="1032354744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60110" cy="378868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</w:ins>
    </w:p>
    <w:sectPr w:rsidR="00747F01" w:rsidRPr="00A97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James Cantley (Staff)" w:date="2025-03-29T11:10:00Z" w:initials="JC">
    <w:p w14:paraId="49F447E5" w14:textId="37D26D48" w:rsidR="00E648B1" w:rsidRPr="001F3BA5" w:rsidRDefault="00E648B1" w:rsidP="00E648B1">
      <w:pPr>
        <w:pStyle w:val="CommentText"/>
      </w:pPr>
      <w:r w:rsidRPr="001F3BA5">
        <w:rPr>
          <w:rStyle w:val="CommentReference"/>
        </w:rPr>
        <w:annotationRef/>
      </w:r>
      <w:r w:rsidRPr="001F3BA5">
        <w:t>Cite olaniru</w:t>
      </w:r>
    </w:p>
  </w:comment>
  <w:comment w:id="5" w:author="Greg Jackson (PG Research)" w:date="2025-04-01T13:42:00Z" w:initials="GJ">
    <w:p w14:paraId="25810DB9" w14:textId="77777777" w:rsidR="00C13EAF" w:rsidRDefault="00C13EAF" w:rsidP="00C13EAF">
      <w:pPr>
        <w:pStyle w:val="CommentText"/>
      </w:pPr>
      <w:r>
        <w:rPr>
          <w:rStyle w:val="CommentReference"/>
        </w:rPr>
        <w:annotationRef/>
      </w:r>
      <w:r>
        <w:t xml:space="preserve">No references </w:t>
      </w:r>
    </w:p>
  </w:comment>
  <w:comment w:id="7" w:author="Marek Gierlinski (Staff)" w:date="2025-04-01T14:54:00Z" w:initials="MG(">
    <w:p w14:paraId="09E76D13" w14:textId="77777777" w:rsidR="0025581E" w:rsidRDefault="0025581E" w:rsidP="0025581E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Official gene symbol is with the dash.</w:t>
      </w:r>
    </w:p>
  </w:comment>
  <w:comment w:id="31" w:author="Marek Gierlinski (Staff)" w:date="2025-04-01T14:47:00Z" w:initials="MG(">
    <w:p w14:paraId="30EC5A2A" w14:textId="77777777" w:rsidR="0025581E" w:rsidRDefault="000019E1" w:rsidP="0025581E">
      <w:r>
        <w:rPr>
          <w:rStyle w:val="CommentReference"/>
        </w:rPr>
        <w:annotationRef/>
      </w:r>
      <w:r w:rsidR="0025581E">
        <w:rPr>
          <w:sz w:val="20"/>
          <w:szCs w:val="20"/>
        </w:rPr>
        <w:t>Such small p-values don’t make any statistical difference. There were too many significant figures too. Stating a small number (e.g. &lt; 10^-16) is enough. Also, we should use mathematical exponential notation, not computer one with “e”.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F447E5" w15:done="0"/>
  <w15:commentEx w15:paraId="25810DB9" w15:paraIdParent="49F447E5" w15:done="0"/>
  <w15:commentEx w15:paraId="09E76D13" w15:done="0"/>
  <w15:commentEx w15:paraId="30EC5A2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BC29A2" w16cex:dateUtc="2025-03-29T11:10:00Z"/>
  <w16cex:commentExtensible w16cex:durableId="5E28BA82" w16cex:dateUtc="2025-04-01T12:42:00Z"/>
  <w16cex:commentExtensible w16cex:durableId="6F538F4D" w16cex:dateUtc="2025-04-01T13:54:00Z"/>
  <w16cex:commentExtensible w16cex:durableId="065314D9" w16cex:dateUtc="2025-04-01T13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F447E5" w16cid:durableId="6BBC29A2"/>
  <w16cid:commentId w16cid:paraId="25810DB9" w16cid:durableId="5E28BA82"/>
  <w16cid:commentId w16cid:paraId="09E76D13" w16cid:durableId="6F538F4D"/>
  <w16cid:commentId w16cid:paraId="30EC5A2A" w16cid:durableId="065314D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reg Jackson (PG Research)">
    <w15:presenceInfo w15:providerId="AD" w15:userId="S::2542321@dundee.ac.uk::23c0b393-09a3-4be7-a3d6-5ab456b8018a"/>
  </w15:person>
  <w15:person w15:author="Marek Gierlinski (Staff)">
    <w15:presenceInfo w15:providerId="AD" w15:userId="S::MGierlinski@dundee.ac.uk::256ea0b3-2f80-487e-b2df-eb07cee15d67"/>
  </w15:person>
  <w15:person w15:author="James Cantley (Staff)">
    <w15:presenceInfo w15:providerId="AD" w15:userId="S::JCantley001@dundee.ac.uk::a347cd01-6fe7-4871-98bf-f901190619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4B1"/>
    <w:rsid w:val="000019E1"/>
    <w:rsid w:val="00011677"/>
    <w:rsid w:val="00026658"/>
    <w:rsid w:val="00057B35"/>
    <w:rsid w:val="000663D0"/>
    <w:rsid w:val="00067477"/>
    <w:rsid w:val="0007178B"/>
    <w:rsid w:val="00081F33"/>
    <w:rsid w:val="00091744"/>
    <w:rsid w:val="00093227"/>
    <w:rsid w:val="000A4AA5"/>
    <w:rsid w:val="000B1C9C"/>
    <w:rsid w:val="000B2BB8"/>
    <w:rsid w:val="000B6257"/>
    <w:rsid w:val="000B7656"/>
    <w:rsid w:val="000C15FF"/>
    <w:rsid w:val="000D10C8"/>
    <w:rsid w:val="000D550F"/>
    <w:rsid w:val="000E0606"/>
    <w:rsid w:val="000E4380"/>
    <w:rsid w:val="000F01A8"/>
    <w:rsid w:val="001011E4"/>
    <w:rsid w:val="00101372"/>
    <w:rsid w:val="001044B1"/>
    <w:rsid w:val="0011433B"/>
    <w:rsid w:val="001161A7"/>
    <w:rsid w:val="00130AF7"/>
    <w:rsid w:val="0013551C"/>
    <w:rsid w:val="00137706"/>
    <w:rsid w:val="00142DB6"/>
    <w:rsid w:val="00143B6F"/>
    <w:rsid w:val="001526BC"/>
    <w:rsid w:val="00152E52"/>
    <w:rsid w:val="0015523F"/>
    <w:rsid w:val="00164341"/>
    <w:rsid w:val="00165391"/>
    <w:rsid w:val="00171563"/>
    <w:rsid w:val="001760A6"/>
    <w:rsid w:val="00177DF9"/>
    <w:rsid w:val="00185E9B"/>
    <w:rsid w:val="00193D25"/>
    <w:rsid w:val="00194AE3"/>
    <w:rsid w:val="001A4658"/>
    <w:rsid w:val="001A6B19"/>
    <w:rsid w:val="001C058B"/>
    <w:rsid w:val="001C497B"/>
    <w:rsid w:val="001E5DE4"/>
    <w:rsid w:val="001E6BD7"/>
    <w:rsid w:val="001F2CE6"/>
    <w:rsid w:val="001F3BA5"/>
    <w:rsid w:val="00206940"/>
    <w:rsid w:val="00207A14"/>
    <w:rsid w:val="00207A16"/>
    <w:rsid w:val="00220E1D"/>
    <w:rsid w:val="002239C7"/>
    <w:rsid w:val="00226C02"/>
    <w:rsid w:val="0023387C"/>
    <w:rsid w:val="00237935"/>
    <w:rsid w:val="002454DD"/>
    <w:rsid w:val="00245A36"/>
    <w:rsid w:val="0025581E"/>
    <w:rsid w:val="002741E1"/>
    <w:rsid w:val="00294412"/>
    <w:rsid w:val="00294888"/>
    <w:rsid w:val="00296D6E"/>
    <w:rsid w:val="002C7978"/>
    <w:rsid w:val="002D1DA9"/>
    <w:rsid w:val="002D5D83"/>
    <w:rsid w:val="002D6409"/>
    <w:rsid w:val="002D6B3A"/>
    <w:rsid w:val="002E0715"/>
    <w:rsid w:val="002E52B9"/>
    <w:rsid w:val="002F4B79"/>
    <w:rsid w:val="003058E2"/>
    <w:rsid w:val="003101E1"/>
    <w:rsid w:val="00310264"/>
    <w:rsid w:val="0031031E"/>
    <w:rsid w:val="0031151B"/>
    <w:rsid w:val="003132BB"/>
    <w:rsid w:val="00313A1C"/>
    <w:rsid w:val="00324DC9"/>
    <w:rsid w:val="003350E9"/>
    <w:rsid w:val="0034237E"/>
    <w:rsid w:val="00345634"/>
    <w:rsid w:val="0034790B"/>
    <w:rsid w:val="00355FD3"/>
    <w:rsid w:val="003673F3"/>
    <w:rsid w:val="00370D0C"/>
    <w:rsid w:val="00373CBC"/>
    <w:rsid w:val="00373CF6"/>
    <w:rsid w:val="00380908"/>
    <w:rsid w:val="003923F8"/>
    <w:rsid w:val="00393B06"/>
    <w:rsid w:val="003A77C2"/>
    <w:rsid w:val="003B48BB"/>
    <w:rsid w:val="003B51AD"/>
    <w:rsid w:val="003B5629"/>
    <w:rsid w:val="003C0410"/>
    <w:rsid w:val="003C413B"/>
    <w:rsid w:val="003C420C"/>
    <w:rsid w:val="003C66E9"/>
    <w:rsid w:val="003D31D4"/>
    <w:rsid w:val="003D410D"/>
    <w:rsid w:val="003D63EC"/>
    <w:rsid w:val="003D7E4C"/>
    <w:rsid w:val="003E19E4"/>
    <w:rsid w:val="003E5FA3"/>
    <w:rsid w:val="003F5E19"/>
    <w:rsid w:val="00402750"/>
    <w:rsid w:val="00402C80"/>
    <w:rsid w:val="00412333"/>
    <w:rsid w:val="004124CE"/>
    <w:rsid w:val="00412AD5"/>
    <w:rsid w:val="004442B8"/>
    <w:rsid w:val="00446F30"/>
    <w:rsid w:val="004525D6"/>
    <w:rsid w:val="00455F48"/>
    <w:rsid w:val="00456FDD"/>
    <w:rsid w:val="004647CA"/>
    <w:rsid w:val="00491649"/>
    <w:rsid w:val="004A1275"/>
    <w:rsid w:val="004B7AC2"/>
    <w:rsid w:val="004C46E7"/>
    <w:rsid w:val="004C770C"/>
    <w:rsid w:val="004E2ED3"/>
    <w:rsid w:val="004E2F49"/>
    <w:rsid w:val="004E4ABC"/>
    <w:rsid w:val="004E6FFF"/>
    <w:rsid w:val="00502AC6"/>
    <w:rsid w:val="005229FE"/>
    <w:rsid w:val="00522FD4"/>
    <w:rsid w:val="0052691E"/>
    <w:rsid w:val="00527F06"/>
    <w:rsid w:val="00534F03"/>
    <w:rsid w:val="005358C3"/>
    <w:rsid w:val="00561209"/>
    <w:rsid w:val="00582100"/>
    <w:rsid w:val="00591526"/>
    <w:rsid w:val="00592BE7"/>
    <w:rsid w:val="00593CDA"/>
    <w:rsid w:val="005953F2"/>
    <w:rsid w:val="005A0629"/>
    <w:rsid w:val="005A6457"/>
    <w:rsid w:val="005B2687"/>
    <w:rsid w:val="005E62B0"/>
    <w:rsid w:val="005F03E9"/>
    <w:rsid w:val="005F704C"/>
    <w:rsid w:val="00603EBE"/>
    <w:rsid w:val="00617F5A"/>
    <w:rsid w:val="00630165"/>
    <w:rsid w:val="00630D86"/>
    <w:rsid w:val="00630FCE"/>
    <w:rsid w:val="00645491"/>
    <w:rsid w:val="00645BC1"/>
    <w:rsid w:val="00650BA1"/>
    <w:rsid w:val="0065309E"/>
    <w:rsid w:val="00656FDD"/>
    <w:rsid w:val="00667D28"/>
    <w:rsid w:val="00682A0C"/>
    <w:rsid w:val="00683014"/>
    <w:rsid w:val="00683A57"/>
    <w:rsid w:val="00694DA1"/>
    <w:rsid w:val="006A4DCD"/>
    <w:rsid w:val="006C70A4"/>
    <w:rsid w:val="006D0375"/>
    <w:rsid w:val="006D5A7D"/>
    <w:rsid w:val="006E079F"/>
    <w:rsid w:val="006F0E75"/>
    <w:rsid w:val="00705211"/>
    <w:rsid w:val="007054CD"/>
    <w:rsid w:val="00707713"/>
    <w:rsid w:val="00711ED1"/>
    <w:rsid w:val="00726123"/>
    <w:rsid w:val="007312FB"/>
    <w:rsid w:val="00736C19"/>
    <w:rsid w:val="00742EE7"/>
    <w:rsid w:val="0074383B"/>
    <w:rsid w:val="007438F1"/>
    <w:rsid w:val="007464BD"/>
    <w:rsid w:val="00747F01"/>
    <w:rsid w:val="00761A43"/>
    <w:rsid w:val="007638CB"/>
    <w:rsid w:val="00766176"/>
    <w:rsid w:val="007744E4"/>
    <w:rsid w:val="00784263"/>
    <w:rsid w:val="007855B8"/>
    <w:rsid w:val="007862B2"/>
    <w:rsid w:val="00786309"/>
    <w:rsid w:val="007907D3"/>
    <w:rsid w:val="007B16D6"/>
    <w:rsid w:val="007B3FA0"/>
    <w:rsid w:val="007F0E5B"/>
    <w:rsid w:val="008048E8"/>
    <w:rsid w:val="00806B88"/>
    <w:rsid w:val="00814B4E"/>
    <w:rsid w:val="00821552"/>
    <w:rsid w:val="00833076"/>
    <w:rsid w:val="00840FA2"/>
    <w:rsid w:val="00844EC1"/>
    <w:rsid w:val="00846EFF"/>
    <w:rsid w:val="00855F0E"/>
    <w:rsid w:val="008564CB"/>
    <w:rsid w:val="00857198"/>
    <w:rsid w:val="008628C1"/>
    <w:rsid w:val="00862F24"/>
    <w:rsid w:val="00870A96"/>
    <w:rsid w:val="00872356"/>
    <w:rsid w:val="00891A89"/>
    <w:rsid w:val="008B322E"/>
    <w:rsid w:val="008C6AFF"/>
    <w:rsid w:val="008D18DF"/>
    <w:rsid w:val="008D5541"/>
    <w:rsid w:val="008F112F"/>
    <w:rsid w:val="008F2791"/>
    <w:rsid w:val="008F4E26"/>
    <w:rsid w:val="008F6B70"/>
    <w:rsid w:val="00903140"/>
    <w:rsid w:val="00903954"/>
    <w:rsid w:val="00907DB6"/>
    <w:rsid w:val="009114D7"/>
    <w:rsid w:val="00911C73"/>
    <w:rsid w:val="00912127"/>
    <w:rsid w:val="00914BC1"/>
    <w:rsid w:val="009162DD"/>
    <w:rsid w:val="00930209"/>
    <w:rsid w:val="00931C9B"/>
    <w:rsid w:val="009445CC"/>
    <w:rsid w:val="00950E13"/>
    <w:rsid w:val="009520EA"/>
    <w:rsid w:val="009539B5"/>
    <w:rsid w:val="0095556A"/>
    <w:rsid w:val="00963072"/>
    <w:rsid w:val="009656B9"/>
    <w:rsid w:val="00970C28"/>
    <w:rsid w:val="009726CC"/>
    <w:rsid w:val="009A61FF"/>
    <w:rsid w:val="009C2879"/>
    <w:rsid w:val="009D0E28"/>
    <w:rsid w:val="009D1800"/>
    <w:rsid w:val="009D591C"/>
    <w:rsid w:val="009E1D5E"/>
    <w:rsid w:val="009F2337"/>
    <w:rsid w:val="009F73EB"/>
    <w:rsid w:val="009F7EF1"/>
    <w:rsid w:val="00A009E2"/>
    <w:rsid w:val="00A020E3"/>
    <w:rsid w:val="00A044F9"/>
    <w:rsid w:val="00A04F93"/>
    <w:rsid w:val="00A122DC"/>
    <w:rsid w:val="00A20038"/>
    <w:rsid w:val="00A20E57"/>
    <w:rsid w:val="00A41B85"/>
    <w:rsid w:val="00A470F8"/>
    <w:rsid w:val="00A50977"/>
    <w:rsid w:val="00A559E6"/>
    <w:rsid w:val="00A747A8"/>
    <w:rsid w:val="00A75526"/>
    <w:rsid w:val="00A85A73"/>
    <w:rsid w:val="00A86356"/>
    <w:rsid w:val="00A91A3E"/>
    <w:rsid w:val="00A91BAD"/>
    <w:rsid w:val="00A97664"/>
    <w:rsid w:val="00AB2085"/>
    <w:rsid w:val="00AB25A8"/>
    <w:rsid w:val="00AB3EC7"/>
    <w:rsid w:val="00AC46E7"/>
    <w:rsid w:val="00AC6A50"/>
    <w:rsid w:val="00AD18B3"/>
    <w:rsid w:val="00AE7CDE"/>
    <w:rsid w:val="00B10FA3"/>
    <w:rsid w:val="00B175CD"/>
    <w:rsid w:val="00B30BBD"/>
    <w:rsid w:val="00B31FB3"/>
    <w:rsid w:val="00B334E6"/>
    <w:rsid w:val="00B41ECC"/>
    <w:rsid w:val="00B4301F"/>
    <w:rsid w:val="00B50645"/>
    <w:rsid w:val="00B52699"/>
    <w:rsid w:val="00B54DF5"/>
    <w:rsid w:val="00B60CC6"/>
    <w:rsid w:val="00B633D4"/>
    <w:rsid w:val="00B76A01"/>
    <w:rsid w:val="00B806AA"/>
    <w:rsid w:val="00B848DA"/>
    <w:rsid w:val="00B869B7"/>
    <w:rsid w:val="00B97FD4"/>
    <w:rsid w:val="00BC0B6E"/>
    <w:rsid w:val="00BC3F97"/>
    <w:rsid w:val="00BC74E7"/>
    <w:rsid w:val="00BD1F90"/>
    <w:rsid w:val="00BD4E0E"/>
    <w:rsid w:val="00BE2B40"/>
    <w:rsid w:val="00BE44DB"/>
    <w:rsid w:val="00BE4503"/>
    <w:rsid w:val="00BE758F"/>
    <w:rsid w:val="00C02DE9"/>
    <w:rsid w:val="00C0506B"/>
    <w:rsid w:val="00C05B37"/>
    <w:rsid w:val="00C13EAF"/>
    <w:rsid w:val="00C17E90"/>
    <w:rsid w:val="00C251D0"/>
    <w:rsid w:val="00C31D26"/>
    <w:rsid w:val="00C34F7F"/>
    <w:rsid w:val="00C3725B"/>
    <w:rsid w:val="00C37D37"/>
    <w:rsid w:val="00C51DFE"/>
    <w:rsid w:val="00C67862"/>
    <w:rsid w:val="00C70CF9"/>
    <w:rsid w:val="00C72431"/>
    <w:rsid w:val="00C84F7E"/>
    <w:rsid w:val="00CA4058"/>
    <w:rsid w:val="00CA7AD0"/>
    <w:rsid w:val="00CD79DD"/>
    <w:rsid w:val="00CF2AED"/>
    <w:rsid w:val="00CF7723"/>
    <w:rsid w:val="00D050DD"/>
    <w:rsid w:val="00D071C5"/>
    <w:rsid w:val="00D11262"/>
    <w:rsid w:val="00D1534A"/>
    <w:rsid w:val="00D20925"/>
    <w:rsid w:val="00D304A5"/>
    <w:rsid w:val="00D42823"/>
    <w:rsid w:val="00D42AC7"/>
    <w:rsid w:val="00D57882"/>
    <w:rsid w:val="00D66B0B"/>
    <w:rsid w:val="00D675A6"/>
    <w:rsid w:val="00D700A3"/>
    <w:rsid w:val="00D734C1"/>
    <w:rsid w:val="00D737C4"/>
    <w:rsid w:val="00D8255A"/>
    <w:rsid w:val="00D872F5"/>
    <w:rsid w:val="00D912FF"/>
    <w:rsid w:val="00D944EA"/>
    <w:rsid w:val="00D979FC"/>
    <w:rsid w:val="00DB0AAA"/>
    <w:rsid w:val="00DB172B"/>
    <w:rsid w:val="00DB521C"/>
    <w:rsid w:val="00DD26E3"/>
    <w:rsid w:val="00DD645E"/>
    <w:rsid w:val="00DE7B83"/>
    <w:rsid w:val="00DF1EE5"/>
    <w:rsid w:val="00DF2141"/>
    <w:rsid w:val="00DF54B3"/>
    <w:rsid w:val="00E058E7"/>
    <w:rsid w:val="00E13A09"/>
    <w:rsid w:val="00E13F30"/>
    <w:rsid w:val="00E175FA"/>
    <w:rsid w:val="00E30C34"/>
    <w:rsid w:val="00E40ABA"/>
    <w:rsid w:val="00E40B34"/>
    <w:rsid w:val="00E454D7"/>
    <w:rsid w:val="00E47987"/>
    <w:rsid w:val="00E56FE4"/>
    <w:rsid w:val="00E64746"/>
    <w:rsid w:val="00E648B1"/>
    <w:rsid w:val="00E737C0"/>
    <w:rsid w:val="00E75FCE"/>
    <w:rsid w:val="00E779EB"/>
    <w:rsid w:val="00E82020"/>
    <w:rsid w:val="00E86C45"/>
    <w:rsid w:val="00E94BC4"/>
    <w:rsid w:val="00E965F4"/>
    <w:rsid w:val="00EA39F0"/>
    <w:rsid w:val="00EA3B8B"/>
    <w:rsid w:val="00EA597D"/>
    <w:rsid w:val="00EA6877"/>
    <w:rsid w:val="00EC0201"/>
    <w:rsid w:val="00EC4238"/>
    <w:rsid w:val="00ED0DD3"/>
    <w:rsid w:val="00EF12E2"/>
    <w:rsid w:val="00EF13AC"/>
    <w:rsid w:val="00EF3A26"/>
    <w:rsid w:val="00EF3A84"/>
    <w:rsid w:val="00F00DA2"/>
    <w:rsid w:val="00F025C6"/>
    <w:rsid w:val="00F04274"/>
    <w:rsid w:val="00F07AAB"/>
    <w:rsid w:val="00F20128"/>
    <w:rsid w:val="00F35F7F"/>
    <w:rsid w:val="00F41216"/>
    <w:rsid w:val="00F53D07"/>
    <w:rsid w:val="00F672CF"/>
    <w:rsid w:val="00F70796"/>
    <w:rsid w:val="00F90766"/>
    <w:rsid w:val="00F9235A"/>
    <w:rsid w:val="00F938B9"/>
    <w:rsid w:val="00F94FFD"/>
    <w:rsid w:val="00FA3CB1"/>
    <w:rsid w:val="00FA5CF5"/>
    <w:rsid w:val="00FB12AE"/>
    <w:rsid w:val="00FB1C05"/>
    <w:rsid w:val="00FC0411"/>
    <w:rsid w:val="00FC08B7"/>
    <w:rsid w:val="00FD0018"/>
    <w:rsid w:val="00FD05DA"/>
    <w:rsid w:val="00FE1E45"/>
    <w:rsid w:val="00FE79CB"/>
    <w:rsid w:val="00FF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D4C3D"/>
  <w15:chartTrackingRefBased/>
  <w15:docId w15:val="{2FEB6C45-1BDA-4333-81F9-793A6E649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4B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4237E"/>
    <w:rPr>
      <w:color w:val="666666"/>
    </w:rPr>
  </w:style>
  <w:style w:type="paragraph" w:styleId="Revision">
    <w:name w:val="Revision"/>
    <w:hidden/>
    <w:uiPriority w:val="99"/>
    <w:semiHidden/>
    <w:rsid w:val="00A020E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648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48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48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8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8B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8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9A689-3D36-4079-A0F9-E433CC013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Dundee</Company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Jackson (PG Research)</dc:creator>
  <cp:keywords/>
  <dc:description/>
  <cp:lastModifiedBy>Marek Gierlinski (Staff)</cp:lastModifiedBy>
  <cp:revision>3</cp:revision>
  <dcterms:created xsi:type="dcterms:W3CDTF">2025-04-01T13:54:00Z</dcterms:created>
  <dcterms:modified xsi:type="dcterms:W3CDTF">2025-04-01T13:57:00Z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2025-02-20T16:22:39Z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56c196e1-8fff-42f5-bc44-8bcc8e1b94fc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